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04471" w14:textId="77777777" w:rsidR="00535606" w:rsidRDefault="00535606">
      <w:pPr>
        <w:pStyle w:val="Heading1"/>
      </w:pPr>
      <w:r>
        <w:t xml:space="preserve">Title: </w:t>
      </w:r>
    </w:p>
    <w:p w14:paraId="2178A6F5" w14:textId="6D0FDCA3" w:rsidR="00DA1C9C" w:rsidRDefault="00535606">
      <w:pPr>
        <w:pStyle w:val="Heading1"/>
      </w:pPr>
      <w:commentRangeStart w:id="0"/>
      <w:r>
        <w:t xml:space="preserve">How </w:t>
      </w:r>
      <w:commentRangeEnd w:id="0"/>
      <w:r w:rsidR="004226F1">
        <w:rPr>
          <w:rStyle w:val="CommentReference"/>
          <w:rFonts w:asciiTheme="minorHAnsi" w:eastAsiaTheme="minorEastAsia" w:hAnsiTheme="minorHAnsi" w:cstheme="minorBidi"/>
          <w:b w:val="0"/>
          <w:bCs w:val="0"/>
          <w:kern w:val="0"/>
        </w:rPr>
        <w:commentReference w:id="0"/>
      </w:r>
      <w:r>
        <w:t>to replicate secrets in AWS Secrets Manager to multiple regions</w:t>
      </w:r>
    </w:p>
    <w:p w14:paraId="0B0697C8" w14:textId="6555F650" w:rsidR="00E33125" w:rsidDel="00730319" w:rsidRDefault="00535606" w:rsidP="00E33125">
      <w:pPr>
        <w:rPr>
          <w:del w:id="1" w:author="Fatima A" w:date="2021-02-03T15:51:00Z"/>
          <w:moveTo w:id="2" w:author="Fatima A" w:date="2021-02-03T15:51:00Z"/>
        </w:rPr>
      </w:pPr>
      <w:r>
        <w:br/>
      </w:r>
      <w:ins w:id="3" w:author="Fatima A" w:date="2021-02-03T15:48:00Z">
        <w:r w:rsidR="00547056">
          <w:t>On Febr</w:t>
        </w:r>
      </w:ins>
      <w:ins w:id="4" w:author="Fatima A" w:date="2021-02-03T15:49:00Z">
        <w:r w:rsidR="00547056">
          <w:t xml:space="preserve">uary xx, 2021, we launched a new feature for </w:t>
        </w:r>
      </w:ins>
      <w:ins w:id="5" w:author="Fatima A" w:date="2021-02-03T15:52:00Z">
        <w:r w:rsidR="00B3478B">
          <w:fldChar w:fldCharType="begin"/>
        </w:r>
        <w:r w:rsidR="00B3478B">
          <w:instrText xml:space="preserve"> HYPERLINK "https://aws.amazon.com/secrets-manager/" </w:instrText>
        </w:r>
        <w:r w:rsidR="00B3478B">
          <w:fldChar w:fldCharType="separate"/>
        </w:r>
        <w:r w:rsidR="00547056" w:rsidRPr="00B3478B">
          <w:rPr>
            <w:rStyle w:val="Hyperlink"/>
          </w:rPr>
          <w:t>AWS Secrets Manager</w:t>
        </w:r>
        <w:r w:rsidR="00B3478B">
          <w:fldChar w:fldCharType="end"/>
        </w:r>
      </w:ins>
      <w:ins w:id="6" w:author="Fatima A" w:date="2021-02-03T15:49:00Z">
        <w:r w:rsidR="00547056">
          <w:t xml:space="preserve"> that allows you to replicate secrets</w:t>
        </w:r>
      </w:ins>
      <w:ins w:id="7" w:author="Fatima A" w:date="2021-02-03T15:50:00Z">
        <w:r w:rsidR="00547056">
          <w:t xml:space="preserve"> across multiple regions. </w:t>
        </w:r>
      </w:ins>
      <w:moveToRangeStart w:id="8" w:author="Fatima A" w:date="2021-02-03T15:51:00Z" w:name="move63259881"/>
      <w:moveTo w:id="9" w:author="Fatima A" w:date="2021-02-03T15:51:00Z">
        <w:r w:rsidR="00E33125">
          <w:t xml:space="preserve">You can now enable your multi-region applications to start accessing replicated secrets in the required regions and rely on </w:t>
        </w:r>
        <w:r w:rsidR="00E33125">
          <w:fldChar w:fldCharType="begin"/>
        </w:r>
        <w:r w:rsidR="00E33125">
          <w:instrText xml:space="preserve"> HYPERLINK "https://aws.amazon.com/secrets-manager/" </w:instrText>
        </w:r>
        <w:r w:rsidR="00E33125">
          <w:fldChar w:fldCharType="separate"/>
        </w:r>
        <w:r w:rsidR="00E33125" w:rsidRPr="0033009B">
          <w:rPr>
            <w:rStyle w:val="Hyperlink"/>
          </w:rPr>
          <w:t>Secrets Manager</w:t>
        </w:r>
        <w:r w:rsidR="00E33125">
          <w:fldChar w:fldCharType="end"/>
        </w:r>
        <w:r w:rsidR="00E33125">
          <w:t xml:space="preserve"> to keep the replicas in sync with the </w:t>
        </w:r>
      </w:moveTo>
      <w:ins w:id="10" w:author="Fatima A" w:date="2021-02-12T11:53:00Z">
        <w:r w:rsidR="00330AE9">
          <w:t>P</w:t>
        </w:r>
      </w:ins>
      <w:moveTo w:id="11" w:author="Fatima A" w:date="2021-02-03T15:51:00Z">
        <w:del w:id="12" w:author="Fatima A" w:date="2021-02-12T11:53:00Z">
          <w:r w:rsidR="00E33125" w:rsidDel="00330AE9">
            <w:delText>p</w:delText>
          </w:r>
        </w:del>
        <w:r w:rsidR="00E33125">
          <w:t>rimary secret. In scenarios such as disaster recovery, you can read the replicated secret(s) from your recovery region, even if your Primary region is unavailable.</w:t>
        </w:r>
      </w:moveTo>
      <w:ins w:id="13" w:author="Fatima A" w:date="2021-02-03T15:51:00Z">
        <w:r w:rsidR="00730319">
          <w:t xml:space="preserve"> </w:t>
        </w:r>
      </w:ins>
    </w:p>
    <w:moveToRangeEnd w:id="8"/>
    <w:p w14:paraId="2CA9B8A2" w14:textId="68CB08AE" w:rsidR="00DA1C9C" w:rsidRDefault="00C17E0B" w:rsidP="00C17E0B">
      <w:ins w:id="14" w:author="Fatima A" w:date="2021-02-03T15:51:00Z">
        <w:r>
          <w:t>In</w:t>
        </w:r>
        <w:r w:rsidR="00BF03A5">
          <w:t xml:space="preserve"> </w:t>
        </w:r>
      </w:ins>
      <w:moveToRangeStart w:id="15" w:author="Fatima A" w:date="2021-02-03T15:51:00Z" w:name="move63259913"/>
      <w:moveTo w:id="16" w:author="Fatima A" w:date="2021-02-03T15:51:00Z">
        <w:del w:id="17" w:author="Fatima A" w:date="2021-02-03T15:51:00Z">
          <w:r w:rsidR="00803562" w:rsidDel="00C17E0B">
            <w:delText xml:space="preserve">In </w:delText>
          </w:r>
        </w:del>
        <w:r w:rsidR="00803562">
          <w:t xml:space="preserve">this blog post, I will show you how to automatically replicate a secret and access it from the recovery region to support </w:t>
        </w:r>
        <w:del w:id="18" w:author="Fatima A" w:date="2021-02-03T15:51:00Z">
          <w:r w:rsidR="00803562" w:rsidDel="00474661">
            <w:delText>this</w:delText>
          </w:r>
        </w:del>
      </w:moveTo>
      <w:ins w:id="19" w:author="Fatima A" w:date="2021-02-03T15:51:00Z">
        <w:r w:rsidR="00474661">
          <w:t>a</w:t>
        </w:r>
      </w:ins>
      <w:moveTo w:id="20" w:author="Fatima A" w:date="2021-02-03T15:51:00Z">
        <w:r w:rsidR="00803562">
          <w:t xml:space="preserve"> Disaster Recovery plan.</w:t>
        </w:r>
      </w:moveTo>
      <w:moveToRangeEnd w:id="15"/>
    </w:p>
    <w:p w14:paraId="061CD81A" w14:textId="77777777" w:rsidR="00DA1C9C" w:rsidRDefault="00DA1C9C"/>
    <w:p w14:paraId="1B9B083B" w14:textId="53D3D09A" w:rsidR="00DA1C9C" w:rsidRDefault="00BF52A1">
      <w:r>
        <w:fldChar w:fldCharType="begin"/>
      </w:r>
      <w:r>
        <w:instrText xml:space="preserve"> HYPERLINK "https://aws.amazon.com/secrets-manager/" \h </w:instrText>
      </w:r>
      <w:r>
        <w:fldChar w:fldCharType="separate"/>
      </w:r>
      <w:del w:id="21" w:author="Fatima A" w:date="2021-02-03T15:52:00Z">
        <w:r w:rsidR="00535606" w:rsidDel="000107D2">
          <w:rPr>
            <w:rStyle w:val="Hyperlink"/>
          </w:rPr>
          <w:delText xml:space="preserve">AWS </w:delText>
        </w:r>
      </w:del>
      <w:r w:rsidR="00535606">
        <w:rPr>
          <w:rStyle w:val="Hyperlink"/>
        </w:rPr>
        <w:t>Secrets Manager</w:t>
      </w:r>
      <w:r>
        <w:rPr>
          <w:rStyle w:val="Hyperlink"/>
        </w:rPr>
        <w:fldChar w:fldCharType="end"/>
      </w:r>
      <w:r w:rsidR="00535606">
        <w:t xml:space="preserve"> </w:t>
      </w:r>
      <w:commentRangeStart w:id="22"/>
      <w:r w:rsidR="00535606">
        <w:t xml:space="preserve">enables </w:t>
      </w:r>
      <w:commentRangeEnd w:id="22"/>
      <w:r w:rsidR="004226F1">
        <w:rPr>
          <w:rStyle w:val="CommentReference"/>
        </w:rPr>
        <w:commentReference w:id="22"/>
      </w:r>
      <w:r w:rsidR="00535606">
        <w:t xml:space="preserve">you to store, retrieve, manage and rotate your secrets such as database credentials, API keys, and other secrets. When you create a secret using </w:t>
      </w:r>
      <w:ins w:id="23" w:author="Microsoft Office User" w:date="2021-02-03T10:20:00Z">
        <w:r w:rsidR="00584FCC">
          <w:fldChar w:fldCharType="begin"/>
        </w:r>
        <w:r w:rsidR="00584FCC">
          <w:instrText xml:space="preserve"> HYPERLINK "https://aws.amazon.com/secrets-manager/" </w:instrText>
        </w:r>
        <w:r w:rsidR="00584FCC">
          <w:fldChar w:fldCharType="separate"/>
        </w:r>
        <w:commentRangeStart w:id="24"/>
        <w:r w:rsidR="00535606" w:rsidRPr="00584FCC">
          <w:rPr>
            <w:rStyle w:val="Hyperlink"/>
          </w:rPr>
          <w:t>Secrets Manager</w:t>
        </w:r>
        <w:commentRangeEnd w:id="24"/>
        <w:r w:rsidR="004226F1" w:rsidRPr="00584FCC">
          <w:rPr>
            <w:rStyle w:val="Hyperlink"/>
            <w:sz w:val="16"/>
            <w:szCs w:val="16"/>
          </w:rPr>
          <w:commentReference w:id="24"/>
        </w:r>
        <w:r w:rsidR="00584FCC">
          <w:fldChar w:fldCharType="end"/>
        </w:r>
      </w:ins>
      <w:r w:rsidR="00535606">
        <w:t xml:space="preserve">, it is created and managed in an </w:t>
      </w:r>
      <w:ins w:id="25" w:author="Microsoft Office User" w:date="2021-02-03T11:11:00Z">
        <w:r w:rsidR="00C37E14">
          <w:fldChar w:fldCharType="begin"/>
        </w:r>
        <w:r w:rsidR="00C37E14">
          <w:instrText xml:space="preserve"> HYPERLINK "https://aws.amazon.com/about-aws/global-infrastructure/" </w:instrText>
        </w:r>
        <w:r w:rsidR="00C37E14">
          <w:fldChar w:fldCharType="separate"/>
        </w:r>
        <w:r w:rsidR="00535606" w:rsidRPr="00C37E14">
          <w:rPr>
            <w:rStyle w:val="Hyperlink"/>
          </w:rPr>
          <w:t xml:space="preserve">AWS </w:t>
        </w:r>
        <w:r w:rsidR="009A0C4E" w:rsidRPr="00C37E14">
          <w:rPr>
            <w:rStyle w:val="Hyperlink"/>
          </w:rPr>
          <w:t>R</w:t>
        </w:r>
        <w:del w:id="26" w:author="Microsoft Office User" w:date="2021-02-03T10:21:00Z">
          <w:r w:rsidR="00535606" w:rsidRPr="00C37E14" w:rsidDel="009A0C4E">
            <w:rPr>
              <w:rStyle w:val="Hyperlink"/>
            </w:rPr>
            <w:delText>r</w:delText>
          </w:r>
        </w:del>
        <w:r w:rsidR="00535606" w:rsidRPr="00C37E14">
          <w:rPr>
            <w:rStyle w:val="Hyperlink"/>
          </w:rPr>
          <w:t>egion</w:t>
        </w:r>
        <w:r w:rsidR="00C37E14">
          <w:fldChar w:fldCharType="end"/>
        </w:r>
      </w:ins>
      <w:r w:rsidR="00535606">
        <w:t xml:space="preserve"> of your choosing. While scoping secrets to an </w:t>
      </w:r>
      <w:ins w:id="27" w:author="Microsoft Office User" w:date="2021-02-03T11:12:00Z">
        <w:r w:rsidR="00C37E14">
          <w:fldChar w:fldCharType="begin"/>
        </w:r>
        <w:r w:rsidR="00C37E14">
          <w:instrText xml:space="preserve"> HYPERLINK "https://aws.amazon.com/about-aws/global-infrastructure/" </w:instrText>
        </w:r>
        <w:r w:rsidR="00C37E14">
          <w:fldChar w:fldCharType="separate"/>
        </w:r>
        <w:r w:rsidR="00535606" w:rsidRPr="00C37E14">
          <w:rPr>
            <w:rStyle w:val="Hyperlink"/>
          </w:rPr>
          <w:t>AWS Region</w:t>
        </w:r>
        <w:r w:rsidR="00C37E14">
          <w:fldChar w:fldCharType="end"/>
        </w:r>
      </w:ins>
      <w:r w:rsidR="00535606">
        <w:t xml:space="preserve"> is a security best practice, there are scenarios such as Disaster Recovery and cross-regional redundancy that require replication of secrets across regions. </w:t>
      </w:r>
      <w:ins w:id="28" w:author="Microsoft Office User" w:date="2021-02-03T10:21:00Z">
        <w:r w:rsidR="009421CF">
          <w:fldChar w:fldCharType="begin"/>
        </w:r>
        <w:r w:rsidR="009421CF">
          <w:instrText xml:space="preserve"> HYPERLINK "https://aws.amazon.com/secrets-manager/" </w:instrText>
        </w:r>
        <w:r w:rsidR="009421CF">
          <w:fldChar w:fldCharType="separate"/>
        </w:r>
        <w:r w:rsidR="00535606" w:rsidRPr="009421CF">
          <w:rPr>
            <w:rStyle w:val="Hyperlink"/>
          </w:rPr>
          <w:t>Secrets Manager</w:t>
        </w:r>
        <w:r w:rsidR="009421CF">
          <w:fldChar w:fldCharType="end"/>
        </w:r>
      </w:ins>
      <w:r w:rsidR="00535606">
        <w:t xml:space="preserve"> now allows you to easily replicate your secrets to one or more </w:t>
      </w:r>
      <w:ins w:id="29" w:author="Microsoft Office User" w:date="2021-02-03T11:12:00Z">
        <w:r w:rsidR="0047222E">
          <w:fldChar w:fldCharType="begin"/>
        </w:r>
        <w:r w:rsidR="0047222E">
          <w:instrText xml:space="preserve"> HYPERLINK "https://aws.amazon.com/about-aws/global-infrastructure/" </w:instrText>
        </w:r>
        <w:r w:rsidR="0047222E">
          <w:fldChar w:fldCharType="separate"/>
        </w:r>
        <w:r w:rsidR="00535606" w:rsidRPr="0047222E">
          <w:rPr>
            <w:rStyle w:val="Hyperlink"/>
          </w:rPr>
          <w:t>AWS Regions</w:t>
        </w:r>
        <w:r w:rsidR="0047222E">
          <w:fldChar w:fldCharType="end"/>
        </w:r>
      </w:ins>
      <w:r w:rsidR="00535606">
        <w:t xml:space="preserve"> to support these scenarios. </w:t>
      </w:r>
    </w:p>
    <w:p w14:paraId="25978E69" w14:textId="77777777" w:rsidR="00DA1C9C" w:rsidRDefault="00DA1C9C"/>
    <w:p w14:paraId="423F16DB" w14:textId="1D8494AD" w:rsidR="00DA1C9C" w:rsidRDefault="00535606">
      <w:r>
        <w:t xml:space="preserve">Using this feature, you can now create regional read replicas for your secrets. While creating a new secret or editing an existing secret, you can simply specify the </w:t>
      </w:r>
      <w:ins w:id="30" w:author="Microsoft Office User" w:date="2021-02-03T11:13:00Z">
        <w:r w:rsidR="006A5C76">
          <w:t xml:space="preserve">AWS </w:t>
        </w:r>
      </w:ins>
      <w:r>
        <w:t xml:space="preserve">region(s) where your secrets need to be replicated. </w:t>
      </w:r>
      <w:ins w:id="31" w:author="Microsoft Office User" w:date="2021-02-03T10:23:00Z">
        <w:r w:rsidR="0033009B">
          <w:fldChar w:fldCharType="begin"/>
        </w:r>
        <w:r w:rsidR="0033009B">
          <w:instrText xml:space="preserve"> HYPERLINK "https://aws.amazon.com/secrets-manager/" </w:instrText>
        </w:r>
        <w:r w:rsidR="0033009B">
          <w:fldChar w:fldCharType="separate"/>
        </w:r>
        <w:r w:rsidRPr="0033009B">
          <w:rPr>
            <w:rStyle w:val="Hyperlink"/>
          </w:rPr>
          <w:t>Secrets Manager</w:t>
        </w:r>
        <w:r w:rsidR="0033009B">
          <w:fldChar w:fldCharType="end"/>
        </w:r>
      </w:ins>
      <w:r>
        <w:t xml:space="preserve"> will securely create the read replica(s) of the secret and its associated metadata, eliminating the need to maintain complex solution for this functionality. Any update made to the Primary secret such as an updated secret value via automatic rotation will be automatically propagated by Secrets Manager to the Replica secrets as well, making it easy to manage the life cycle of multi-region secrets.</w:t>
      </w:r>
      <w:del w:id="32" w:author="Fatima A" w:date="2021-02-03T15:50:00Z">
        <w:r w:rsidDel="00673AF1">
          <w:br/>
        </w:r>
      </w:del>
    </w:p>
    <w:p w14:paraId="095C98B1" w14:textId="77777777" w:rsidR="00DA1C9C" w:rsidRDefault="00DA1C9C"/>
    <w:p w14:paraId="405A7C91" w14:textId="1D2F20E6" w:rsidR="00DA1C9C" w:rsidDel="00E33125" w:rsidRDefault="00535606">
      <w:pPr>
        <w:rPr>
          <w:moveFrom w:id="33" w:author="Fatima A" w:date="2021-02-03T15:51:00Z"/>
        </w:rPr>
      </w:pPr>
      <w:moveFromRangeStart w:id="34" w:author="Fatima A" w:date="2021-02-03T15:51:00Z" w:name="move63259881"/>
      <w:moveFrom w:id="35" w:author="Fatima A" w:date="2021-02-03T15:51:00Z">
        <w:r w:rsidDel="00E33125">
          <w:t xml:space="preserve">You can now enable your multi-region applications to start accessing replicated secrets in the required regions and rely on </w:t>
        </w:r>
        <w:ins w:id="36" w:author="Microsoft Office User" w:date="2021-02-03T10:23:00Z">
          <w:r w:rsidR="0033009B" w:rsidDel="00E33125">
            <w:fldChar w:fldCharType="begin"/>
          </w:r>
          <w:r w:rsidR="0033009B" w:rsidDel="00E33125">
            <w:instrText xml:space="preserve"> HYPERLINK "https://aws.amazon.com/secrets-manager/" </w:instrText>
          </w:r>
          <w:r w:rsidR="0033009B" w:rsidDel="00E33125">
            <w:fldChar w:fldCharType="separate"/>
          </w:r>
          <w:r w:rsidRPr="0033009B" w:rsidDel="00E33125">
            <w:rPr>
              <w:rStyle w:val="Hyperlink"/>
            </w:rPr>
            <w:t>Secrets Manager</w:t>
          </w:r>
          <w:r w:rsidR="0033009B" w:rsidDel="00E33125">
            <w:fldChar w:fldCharType="end"/>
          </w:r>
        </w:ins>
        <w:r w:rsidDel="00E33125">
          <w:t xml:space="preserve"> to keep the replicas in sync with the primary secret. In scenarios such as disaster recovery, you can read the replicated secret(s) from your recovery region, even if your Primary region is unavailable.</w:t>
        </w:r>
      </w:moveFrom>
    </w:p>
    <w:moveFromRangeEnd w:id="34"/>
    <w:p w14:paraId="6A699E57" w14:textId="77777777" w:rsidR="00DA1C9C" w:rsidRDefault="00DA1C9C"/>
    <w:p w14:paraId="70EC5D5F" w14:textId="594D3801" w:rsidR="00DA1C9C" w:rsidRDefault="00535606">
      <w:pPr>
        <w:pStyle w:val="Heading2"/>
      </w:pPr>
      <w:commentRangeStart w:id="37"/>
      <w:del w:id="38" w:author="Fatima A" w:date="2021-02-03T16:41:00Z">
        <w:r w:rsidDel="00A43FF5">
          <w:delText xml:space="preserve">Solution </w:delText>
        </w:r>
      </w:del>
      <w:ins w:id="39" w:author="Fatima A" w:date="2021-02-03T16:41:00Z">
        <w:r w:rsidR="00A43FF5">
          <w:t xml:space="preserve">Architectural </w:t>
        </w:r>
        <w:r w:rsidR="00900080">
          <w:t>o</w:t>
        </w:r>
      </w:ins>
      <w:del w:id="40" w:author="Fatima A" w:date="2021-02-03T16:41:00Z">
        <w:r w:rsidDel="00900080">
          <w:delText>O</w:delText>
        </w:r>
      </w:del>
      <w:r>
        <w:t>verview</w:t>
      </w:r>
      <w:commentRangeEnd w:id="37"/>
      <w:r w:rsidR="004226F1">
        <w:rPr>
          <w:rStyle w:val="CommentReference"/>
          <w:rFonts w:asciiTheme="minorHAnsi" w:eastAsiaTheme="minorEastAsia" w:hAnsiTheme="minorHAnsi" w:cstheme="minorBidi"/>
          <w:b w:val="0"/>
          <w:bCs w:val="0"/>
        </w:rPr>
        <w:commentReference w:id="37"/>
      </w:r>
      <w:r>
        <w:t>:</w:t>
      </w:r>
    </w:p>
    <w:p w14:paraId="36C709B0" w14:textId="68480FDF" w:rsidR="00DA1C9C" w:rsidRDefault="00535606">
      <w:r>
        <w:br/>
      </w:r>
      <w:commentRangeStart w:id="41"/>
      <w:r>
        <w:t xml:space="preserve">Suppose that </w:t>
      </w:r>
      <w:del w:id="42" w:author="Fatima A" w:date="2021-02-03T16:41:00Z">
        <w:r w:rsidDel="00A64A32">
          <w:delText xml:space="preserve">my </w:delText>
        </w:r>
      </w:del>
      <w:ins w:id="43" w:author="Fatima A" w:date="2021-02-03T16:41:00Z">
        <w:r w:rsidR="00A64A32">
          <w:t xml:space="preserve">your </w:t>
        </w:r>
      </w:ins>
      <w:r>
        <w:t xml:space="preserve">organization </w:t>
      </w:r>
      <w:commentRangeEnd w:id="41"/>
      <w:r w:rsidR="004226F1">
        <w:rPr>
          <w:rStyle w:val="CommentReference"/>
        </w:rPr>
        <w:commentReference w:id="41"/>
      </w:r>
      <w:r>
        <w:t xml:space="preserve">has a requirement of setting up a Disaster Recovery plan.  In this example, us-east-1 is the designated primary region where </w:t>
      </w:r>
      <w:ins w:id="44" w:author="Fatima A" w:date="2021-02-03T16:41:00Z">
        <w:r w:rsidR="00FD7F3E">
          <w:t>you</w:t>
        </w:r>
      </w:ins>
      <w:del w:id="45" w:author="Fatima A" w:date="2021-02-03T16:41:00Z">
        <w:r w:rsidDel="00FD7F3E">
          <w:delText>I</w:delText>
        </w:r>
      </w:del>
      <w:r>
        <w:t xml:space="preserve"> have an application running on a simple Lambda function (</w:t>
      </w:r>
      <w:ins w:id="46" w:author="Fatima A" w:date="2021-02-12T11:57:00Z">
        <w:r w:rsidR="00790D2C">
          <w:t>for this blog</w:t>
        </w:r>
        <w:r w:rsidR="00A70DC2">
          <w:t xml:space="preserve"> example I am using </w:t>
        </w:r>
      </w:ins>
      <w:del w:id="47" w:author="Fatima A" w:date="2021-02-12T11:57:00Z">
        <w:r w:rsidDel="00A70DC2">
          <w:delText xml:space="preserve">running on </w:delText>
        </w:r>
      </w:del>
      <w:r>
        <w:t xml:space="preserve">Python 3). </w:t>
      </w:r>
      <w:ins w:id="48" w:author="Fatima A" w:date="2021-02-03T16:41:00Z">
        <w:r w:rsidR="00221090">
          <w:t>You</w:t>
        </w:r>
      </w:ins>
      <w:del w:id="49" w:author="Fatima A" w:date="2021-02-03T16:41:00Z">
        <w:r w:rsidDel="00221090">
          <w:delText>I</w:delText>
        </w:r>
      </w:del>
      <w:r>
        <w:t xml:space="preserve"> also have </w:t>
      </w:r>
      <w:proofErr w:type="spellStart"/>
      <w:r>
        <w:t>a</w:t>
      </w:r>
      <w:proofErr w:type="spellEnd"/>
      <w:r>
        <w:t xml:space="preserve"> </w:t>
      </w:r>
      <w:ins w:id="50" w:author="Microsoft Office User" w:date="2021-02-03T10:23:00Z">
        <w:r w:rsidR="00062A77">
          <w:fldChar w:fldCharType="begin"/>
        </w:r>
        <w:r w:rsidR="00062A77">
          <w:instrText xml:space="preserve"> HYPERLINK "https://aws.amazon.com/rds/" </w:instrText>
        </w:r>
        <w:r w:rsidR="00062A77">
          <w:fldChar w:fldCharType="separate"/>
        </w:r>
        <w:r w:rsidR="00A80DEE" w:rsidRPr="00062A77">
          <w:rPr>
            <w:rStyle w:val="Hyperlink"/>
          </w:rPr>
          <w:t xml:space="preserve">Amazon </w:t>
        </w:r>
        <w:r w:rsidRPr="00062A77">
          <w:rPr>
            <w:rStyle w:val="Hyperlink"/>
          </w:rPr>
          <w:t>RDS</w:t>
        </w:r>
        <w:r w:rsidR="00062A77">
          <w:fldChar w:fldCharType="end"/>
        </w:r>
      </w:ins>
      <w:r>
        <w:t xml:space="preserve"> </w:t>
      </w:r>
      <w:del w:id="51" w:author="Fatima A" w:date="2021-02-03T15:51:00Z">
        <w:r w:rsidDel="00D0063E">
          <w:delText>-</w:delText>
        </w:r>
      </w:del>
      <w:ins w:id="52" w:author="Fatima A" w:date="2021-02-03T15:51:00Z">
        <w:r w:rsidR="00D0063E">
          <w:t>–</w:t>
        </w:r>
      </w:ins>
      <w:r>
        <w:t xml:space="preserve"> MySQL database instance running in us-east-1 and </w:t>
      </w:r>
      <w:ins w:id="53" w:author="Fatima A" w:date="2021-02-03T16:41:00Z">
        <w:r w:rsidR="002474BE">
          <w:t>you</w:t>
        </w:r>
      </w:ins>
      <w:del w:id="54" w:author="Fatima A" w:date="2021-02-03T16:41:00Z">
        <w:r w:rsidDel="002474BE">
          <w:delText>I</w:delText>
        </w:r>
      </w:del>
      <w:r>
        <w:t xml:space="preserve"> </w:t>
      </w:r>
      <w:del w:id="55" w:author="Fatima A" w:date="2021-02-03T16:41:00Z">
        <w:r w:rsidDel="002474BE">
          <w:delText xml:space="preserve">am </w:delText>
        </w:r>
      </w:del>
      <w:ins w:id="56" w:author="Fatima A" w:date="2021-02-03T16:41:00Z">
        <w:r w:rsidR="002474BE">
          <w:t xml:space="preserve">are </w:t>
        </w:r>
      </w:ins>
      <w:r>
        <w:t xml:space="preserve">using </w:t>
      </w:r>
      <w:ins w:id="57" w:author="Microsoft Office User" w:date="2021-02-03T10:25:00Z">
        <w:r w:rsidR="00926F14">
          <w:fldChar w:fldCharType="begin"/>
        </w:r>
        <w:r w:rsidR="00926F14">
          <w:instrText xml:space="preserve"> HYPERLINK "https://aws.amazon.com/secrets-manager/" </w:instrText>
        </w:r>
        <w:r w:rsidR="00926F14">
          <w:fldChar w:fldCharType="separate"/>
        </w:r>
        <w:del w:id="58" w:author="Microsoft Office User" w:date="2021-02-03T10:22:00Z">
          <w:r w:rsidRPr="00926F14" w:rsidDel="0033009B">
            <w:rPr>
              <w:rStyle w:val="Hyperlink"/>
            </w:rPr>
            <w:delText xml:space="preserve">AWS </w:delText>
          </w:r>
        </w:del>
        <w:r w:rsidRPr="00926F14">
          <w:rPr>
            <w:rStyle w:val="Hyperlink"/>
          </w:rPr>
          <w:t>Secrets Manager</w:t>
        </w:r>
        <w:r w:rsidR="00926F14">
          <w:fldChar w:fldCharType="end"/>
        </w:r>
      </w:ins>
      <w:r>
        <w:t xml:space="preserve"> to store the database credentials. </w:t>
      </w:r>
      <w:del w:id="59" w:author="Fatima A" w:date="2021-02-03T16:42:00Z">
        <w:r w:rsidDel="001C7BB1">
          <w:delText xml:space="preserve">My </w:delText>
        </w:r>
      </w:del>
      <w:ins w:id="60" w:author="Fatima A" w:date="2021-02-03T16:42:00Z">
        <w:r w:rsidR="001C7BB1">
          <w:t>You</w:t>
        </w:r>
        <w:r w:rsidR="00B26C73">
          <w:t>r</w:t>
        </w:r>
        <w:r w:rsidR="001C7BB1">
          <w:t xml:space="preserve"> </w:t>
        </w:r>
      </w:ins>
      <w:r>
        <w:t xml:space="preserve">application retrieves the secret from </w:t>
      </w:r>
      <w:ins w:id="61" w:author="Microsoft Office User" w:date="2021-02-03T10:25:00Z">
        <w:r w:rsidR="001D16CA">
          <w:fldChar w:fldCharType="begin"/>
        </w:r>
        <w:r w:rsidR="001D16CA">
          <w:instrText xml:space="preserve"> HYPERLINK "https://aws.amazon.com/secrets-manager/" </w:instrText>
        </w:r>
        <w:r w:rsidR="001D16CA">
          <w:fldChar w:fldCharType="separate"/>
        </w:r>
        <w:r w:rsidRPr="001D16CA">
          <w:rPr>
            <w:rStyle w:val="Hyperlink"/>
          </w:rPr>
          <w:t>Secrets Manager</w:t>
        </w:r>
        <w:r w:rsidR="001D16CA">
          <w:fldChar w:fldCharType="end"/>
        </w:r>
      </w:ins>
      <w:r>
        <w:t xml:space="preserve"> to access the </w:t>
      </w:r>
      <w:ins w:id="62" w:author="Fatima A" w:date="2021-02-12T11:58:00Z">
        <w:r w:rsidR="00240845">
          <w:t>d</w:t>
        </w:r>
      </w:ins>
      <w:del w:id="63" w:author="Fatima A" w:date="2021-02-12T11:58:00Z">
        <w:r w:rsidDel="00240845">
          <w:delText>D</w:delText>
        </w:r>
      </w:del>
      <w:r>
        <w:t xml:space="preserve">atabase. As part of the disaster </w:t>
      </w:r>
      <w:r>
        <w:lastRenderedPageBreak/>
        <w:t xml:space="preserve">recovery strategy, </w:t>
      </w:r>
      <w:ins w:id="64" w:author="Fatima A" w:date="2021-02-03T16:42:00Z">
        <w:r w:rsidR="008203E1">
          <w:t>you</w:t>
        </w:r>
      </w:ins>
      <w:del w:id="65" w:author="Fatima A" w:date="2021-02-03T16:42:00Z">
        <w:r w:rsidDel="008203E1">
          <w:delText>I</w:delText>
        </w:r>
      </w:del>
      <w:r>
        <w:t xml:space="preserve"> </w:t>
      </w:r>
      <w:del w:id="66" w:author="Fatima A" w:date="2021-02-03T16:42:00Z">
        <w:r w:rsidDel="008203E1">
          <w:delText xml:space="preserve">have </w:delText>
        </w:r>
      </w:del>
      <w:r>
        <w:t xml:space="preserve">set up us-west-2 as the designated recovery region, where </w:t>
      </w:r>
      <w:ins w:id="67" w:author="Fatima A" w:date="2021-02-03T16:42:00Z">
        <w:r w:rsidR="00AF556A">
          <w:t>you</w:t>
        </w:r>
      </w:ins>
      <w:del w:id="68" w:author="Fatima A" w:date="2021-02-03T16:42:00Z">
        <w:r w:rsidDel="00AF556A">
          <w:delText>I</w:delText>
        </w:r>
      </w:del>
      <w:r>
        <w:t xml:space="preserve"> have replicated </w:t>
      </w:r>
      <w:del w:id="69" w:author="Fatima A" w:date="2021-02-03T16:42:00Z">
        <w:r w:rsidDel="00D83609">
          <w:delText xml:space="preserve">my </w:delText>
        </w:r>
      </w:del>
      <w:ins w:id="70" w:author="Fatima A" w:date="2021-02-03T16:42:00Z">
        <w:r w:rsidR="00D83609">
          <w:t xml:space="preserve">your </w:t>
        </w:r>
      </w:ins>
      <w:r>
        <w:t>application, database instance and the database secret. </w:t>
      </w:r>
    </w:p>
    <w:p w14:paraId="0CCB684D" w14:textId="77777777" w:rsidR="00DA1C9C" w:rsidRDefault="00DA1C9C"/>
    <w:p w14:paraId="726D10C3" w14:textId="77777777" w:rsidR="00DA1C9C" w:rsidRDefault="00535606">
      <w:r>
        <w:t>To elaborate, the solution architecture consists of:</w:t>
      </w:r>
    </w:p>
    <w:p w14:paraId="5D28EAEB" w14:textId="77777777" w:rsidR="00DA1C9C" w:rsidRDefault="00535606">
      <w:pPr>
        <w:pStyle w:val="ListParagraph"/>
        <w:numPr>
          <w:ilvl w:val="0"/>
          <w:numId w:val="1"/>
        </w:numPr>
      </w:pPr>
      <w:r>
        <w:t>A Primary Region for creating the secret, to be us-east-1 (N. Virginia)</w:t>
      </w:r>
    </w:p>
    <w:p w14:paraId="05C930BC" w14:textId="77777777" w:rsidR="00DA1C9C" w:rsidRDefault="00535606">
      <w:pPr>
        <w:pStyle w:val="ListParagraph"/>
        <w:numPr>
          <w:ilvl w:val="0"/>
          <w:numId w:val="1"/>
        </w:numPr>
      </w:pPr>
      <w:r>
        <w:t>A Replica Region for replicating the secret, to be us-west-2 (Oregon)</w:t>
      </w:r>
    </w:p>
    <w:p w14:paraId="125F5D56" w14:textId="7070B5D6" w:rsidR="00DA1C9C" w:rsidRDefault="00992AB9">
      <w:pPr>
        <w:pStyle w:val="ListParagraph"/>
        <w:numPr>
          <w:ilvl w:val="0"/>
          <w:numId w:val="1"/>
        </w:numPr>
      </w:pPr>
      <w:ins w:id="71" w:author="Microsoft Office User" w:date="2021-02-03T10:24:00Z">
        <w:r>
          <w:fldChar w:fldCharType="begin"/>
        </w:r>
        <w:r>
          <w:instrText xml:space="preserve"> HYPERLINK "https://aws.amazon.com/rds/" </w:instrText>
        </w:r>
        <w:r>
          <w:fldChar w:fldCharType="separate"/>
        </w:r>
        <w:r w:rsidR="00103902" w:rsidRPr="00992AB9">
          <w:rPr>
            <w:rStyle w:val="Hyperlink"/>
          </w:rPr>
          <w:t xml:space="preserve">Amazon </w:t>
        </w:r>
        <w:r w:rsidR="00535606" w:rsidRPr="00992AB9">
          <w:rPr>
            <w:rStyle w:val="Hyperlink"/>
          </w:rPr>
          <w:t>RDS</w:t>
        </w:r>
        <w:r>
          <w:fldChar w:fldCharType="end"/>
        </w:r>
      </w:ins>
      <w:r w:rsidR="00535606">
        <w:t xml:space="preserve"> </w:t>
      </w:r>
      <w:del w:id="72" w:author="Fatima A" w:date="2021-02-03T15:51:00Z">
        <w:r w:rsidR="00535606" w:rsidDel="00D0063E">
          <w:delText>-</w:delText>
        </w:r>
      </w:del>
      <w:ins w:id="73" w:author="Fatima A" w:date="2021-02-03T15:51:00Z">
        <w:r w:rsidR="00D0063E">
          <w:t>–</w:t>
        </w:r>
      </w:ins>
      <w:r w:rsidR="00535606">
        <w:t xml:space="preserve"> MySQL DB Instance in Primary and replication configured for the Replica Region. To setup Read Replica or Cross-Region Replica for </w:t>
      </w:r>
      <w:ins w:id="74" w:author="Microsoft Office User" w:date="2021-02-03T10:24:00Z">
        <w:r>
          <w:fldChar w:fldCharType="begin"/>
        </w:r>
        <w:r>
          <w:instrText xml:space="preserve"> HYPERLINK "https://aws.amazon.com/rds/" </w:instrText>
        </w:r>
        <w:r>
          <w:fldChar w:fldCharType="separate"/>
        </w:r>
        <w:r w:rsidR="00535606" w:rsidRPr="00992AB9">
          <w:rPr>
            <w:rStyle w:val="Hyperlink"/>
          </w:rPr>
          <w:t>Amazon RDS</w:t>
        </w:r>
        <w:r>
          <w:fldChar w:fldCharType="end"/>
        </w:r>
      </w:ins>
      <w:r w:rsidR="00535606">
        <w:t xml:space="preserve"> see </w:t>
      </w:r>
      <w:hyperlink r:id="rId8">
        <w:r w:rsidR="00535606">
          <w:rPr>
            <w:rStyle w:val="Hyperlink"/>
          </w:rPr>
          <w:t>Working with Read Replicas</w:t>
        </w:r>
      </w:hyperlink>
      <w:r w:rsidR="00535606">
        <w:t>.</w:t>
      </w:r>
    </w:p>
    <w:p w14:paraId="6F8C7931" w14:textId="7A04F650" w:rsidR="00DA1C9C" w:rsidRDefault="00535606">
      <w:pPr>
        <w:pStyle w:val="ListParagraph"/>
        <w:numPr>
          <w:ilvl w:val="0"/>
          <w:numId w:val="1"/>
        </w:numPr>
      </w:pPr>
      <w:r>
        <w:t xml:space="preserve">Secret created in </w:t>
      </w:r>
      <w:ins w:id="75" w:author="Microsoft Office User" w:date="2021-02-03T10:24:00Z">
        <w:r w:rsidR="001D16CA">
          <w:fldChar w:fldCharType="begin"/>
        </w:r>
        <w:r w:rsidR="001D16CA">
          <w:instrText xml:space="preserve"> HYPERLINK "https://aws.amazon.com/secrets-manager/" </w:instrText>
        </w:r>
        <w:r w:rsidR="001D16CA">
          <w:fldChar w:fldCharType="separate"/>
        </w:r>
        <w:del w:id="76" w:author="Microsoft Office User" w:date="2021-02-03T10:24:00Z">
          <w:r w:rsidRPr="001D16CA" w:rsidDel="00083C7E">
            <w:rPr>
              <w:rStyle w:val="Hyperlink"/>
            </w:rPr>
            <w:delText xml:space="preserve">AWS </w:delText>
          </w:r>
        </w:del>
        <w:r w:rsidRPr="001D16CA">
          <w:rPr>
            <w:rStyle w:val="Hyperlink"/>
          </w:rPr>
          <w:t>Secrets Manager</w:t>
        </w:r>
        <w:r w:rsidR="001D16CA">
          <w:fldChar w:fldCharType="end"/>
        </w:r>
      </w:ins>
      <w:r>
        <w:t xml:space="preserve"> and configured for Replication for the Replica Region.</w:t>
      </w:r>
    </w:p>
    <w:p w14:paraId="7B123B8B" w14:textId="447F571B" w:rsidR="00DA1C9C" w:rsidRDefault="009D1115">
      <w:pPr>
        <w:pStyle w:val="ListParagraph"/>
        <w:numPr>
          <w:ilvl w:val="0"/>
          <w:numId w:val="1"/>
        </w:numPr>
      </w:pPr>
      <w:ins w:id="77" w:author="Microsoft Office User" w:date="2021-02-03T10:25:00Z">
        <w:r>
          <w:fldChar w:fldCharType="begin"/>
        </w:r>
        <w:r>
          <w:instrText xml:space="preserve"> HYPERLINK "https://aws.amazon.com/lambda/" </w:instrText>
        </w:r>
        <w:r>
          <w:fldChar w:fldCharType="separate"/>
        </w:r>
        <w:r w:rsidR="00A60491" w:rsidRPr="009D1115">
          <w:rPr>
            <w:rStyle w:val="Hyperlink"/>
          </w:rPr>
          <w:t xml:space="preserve">AWS </w:t>
        </w:r>
        <w:r w:rsidR="00535606" w:rsidRPr="009D1115">
          <w:rPr>
            <w:rStyle w:val="Hyperlink"/>
          </w:rPr>
          <w:t>Lambda</w:t>
        </w:r>
        <w:r>
          <w:fldChar w:fldCharType="end"/>
        </w:r>
      </w:ins>
      <w:r w:rsidR="00535606">
        <w:t xml:space="preserve"> functions (running on Python3) deployed in Primary and Replica Region.</w:t>
      </w:r>
    </w:p>
    <w:p w14:paraId="0547EB8D" w14:textId="77777777" w:rsidR="00AA1153" w:rsidRDefault="00AA1153">
      <w:pPr>
        <w:rPr>
          <w:ins w:id="78" w:author="Fatima A" w:date="2021-02-03T12:45:00Z"/>
        </w:rPr>
      </w:pPr>
    </w:p>
    <w:p w14:paraId="05832F52" w14:textId="52016D8A" w:rsidR="00DA1C9C" w:rsidRDefault="00AA1153">
      <w:ins w:id="79" w:author="Fatima A" w:date="2021-02-03T12:45:00Z">
        <w:r>
          <w:t>Th</w:t>
        </w:r>
      </w:ins>
      <w:ins w:id="80" w:author="Fatima A" w:date="2021-02-03T12:46:00Z">
        <w:r w:rsidR="00BD1872">
          <w:t>is</w:t>
        </w:r>
      </w:ins>
      <w:ins w:id="81" w:author="Fatima A" w:date="2021-02-03T12:45:00Z">
        <w:r>
          <w:t xml:space="preserve"> architecture is illustrated in Figure 1.</w:t>
        </w:r>
      </w:ins>
      <w:del w:id="82" w:author="Fatima A" w:date="2021-02-03T12:45:00Z">
        <w:r w:rsidR="00535606" w:rsidDel="002F5496">
          <w:delText>The following diagram illustrates this set up:</w:delText>
        </w:r>
      </w:del>
    </w:p>
    <w:p w14:paraId="14BB1EF4" w14:textId="77777777" w:rsidR="00DA1C9C" w:rsidRDefault="00DA1C9C"/>
    <w:p w14:paraId="699F3906" w14:textId="6BE680D0" w:rsidR="00DA1C9C" w:rsidRDefault="00535606">
      <w:pPr>
        <w:rPr>
          <w:ins w:id="83" w:author="Fatima A" w:date="2021-02-03T12:45:00Z"/>
        </w:rPr>
      </w:pPr>
      <w:commentRangeStart w:id="84"/>
      <w:r>
        <w:rPr>
          <w:noProof/>
        </w:rPr>
        <w:drawing>
          <wp:inline distT="0" distB="0" distL="0" distR="0" wp14:anchorId="688C949C" wp14:editId="777BFCF1">
            <wp:extent cx="5352176" cy="3305262"/>
            <wp:effectExtent l="0" t="0" r="1270" b="0"/>
            <wp:docPr id="11" name="media/VAN9CA40ini.png"/>
            <wp:cNvGraphicFramePr/>
            <a:graphic xmlns:a="http://schemas.openxmlformats.org/drawingml/2006/main">
              <a:graphicData uri="http://schemas.openxmlformats.org/drawingml/2006/picture">
                <pic:pic xmlns:pic="http://schemas.openxmlformats.org/drawingml/2006/picture">
                  <pic:nvPicPr>
                    <pic:cNvPr id="0" name="media/VAN9CA40ini.png"/>
                    <pic:cNvPicPr/>
                  </pic:nvPicPr>
                  <pic:blipFill>
                    <a:blip r:embed="rId9">
                      <a:extLst>
                        <a:ext uri="{28A0092B-C50C-407E-A947-70E740481C1C}">
                          <a14:useLocalDpi xmlns:a14="http://schemas.microsoft.com/office/drawing/2010/main" val="0"/>
                        </a:ext>
                      </a:extLst>
                    </a:blip>
                    <a:stretch>
                      <a:fillRect/>
                    </a:stretch>
                  </pic:blipFill>
                  <pic:spPr>
                    <a:xfrm>
                      <a:off x="0" y="0"/>
                      <a:ext cx="5352176" cy="3305262"/>
                    </a:xfrm>
                    <a:prstGeom prst="rect">
                      <a:avLst/>
                    </a:prstGeom>
                  </pic:spPr>
                </pic:pic>
              </a:graphicData>
            </a:graphic>
          </wp:inline>
        </w:drawing>
      </w:r>
      <w:commentRangeEnd w:id="84"/>
      <w:r w:rsidR="004226F1">
        <w:rPr>
          <w:rStyle w:val="CommentReference"/>
        </w:rPr>
        <w:commentReference w:id="84"/>
      </w:r>
    </w:p>
    <w:p w14:paraId="04E8A6F9" w14:textId="6C5A5839" w:rsidR="003B438B" w:rsidRDefault="003B438B">
      <w:pPr>
        <w:rPr>
          <w:ins w:id="85" w:author="Fatima A" w:date="2021-02-03T12:45:00Z"/>
        </w:rPr>
      </w:pPr>
    </w:p>
    <w:p w14:paraId="453CCEDB" w14:textId="7D14DE26" w:rsidR="00BD1872" w:rsidRDefault="00BD1872" w:rsidP="00BD1872">
      <w:pPr>
        <w:rPr>
          <w:ins w:id="86" w:author="Fatima A" w:date="2021-02-03T12:46:00Z"/>
        </w:rPr>
      </w:pPr>
      <w:ins w:id="87" w:author="Fatima A" w:date="2021-02-03T12:46:00Z">
        <w:r>
          <w:t xml:space="preserve">Figure 1: </w:t>
        </w:r>
      </w:ins>
      <w:ins w:id="88" w:author="Fatima A" w:date="2021-02-03T12:49:00Z">
        <w:r w:rsidR="00300F98">
          <w:t xml:space="preserve">Architectural </w:t>
        </w:r>
        <w:r w:rsidR="00B21B48">
          <w:t>o</w:t>
        </w:r>
        <w:r w:rsidR="00300F98">
          <w:t>verview</w:t>
        </w:r>
      </w:ins>
      <w:ins w:id="89" w:author="Fatima A" w:date="2021-02-03T12:47:00Z">
        <w:r w:rsidR="00300F98">
          <w:t xml:space="preserve"> </w:t>
        </w:r>
      </w:ins>
      <w:ins w:id="90" w:author="Fatima A" w:date="2021-02-03T12:49:00Z">
        <w:r w:rsidR="009A2183">
          <w:t>for multi-region secret replication</w:t>
        </w:r>
      </w:ins>
      <w:ins w:id="91" w:author="Fatima A" w:date="2021-02-03T12:50:00Z">
        <w:r w:rsidR="00801117">
          <w:t xml:space="preserve"> with Primary Region</w:t>
        </w:r>
        <w:r w:rsidR="003464C9">
          <w:t xml:space="preserve"> active</w:t>
        </w:r>
      </w:ins>
    </w:p>
    <w:p w14:paraId="60F784A2" w14:textId="77777777" w:rsidR="003B438B" w:rsidDel="00FC2366" w:rsidRDefault="003B438B">
      <w:pPr>
        <w:rPr>
          <w:del w:id="92" w:author="Fatima A" w:date="2021-02-03T12:51:00Z"/>
        </w:rPr>
      </w:pPr>
    </w:p>
    <w:p w14:paraId="1C5B98D6" w14:textId="77777777" w:rsidR="00DA1C9C" w:rsidRDefault="00DA1C9C"/>
    <w:p w14:paraId="010314AD" w14:textId="419B8FA8" w:rsidR="00DA1C9C" w:rsidRDefault="00535606">
      <w:del w:id="93" w:author="Fatima A" w:date="2021-02-03T16:43:00Z">
        <w:r w:rsidDel="007146E0">
          <w:delText xml:space="preserve">I use the secret from </w:delText>
        </w:r>
      </w:del>
      <w:del w:id="94" w:author="Fatima A" w:date="2021-02-03T16:42:00Z">
        <w:r w:rsidDel="00C0374C">
          <w:delText xml:space="preserve">my </w:delText>
        </w:r>
      </w:del>
      <w:ins w:id="95" w:author="Fatima A" w:date="2021-02-03T16:43:00Z">
        <w:r w:rsidR="007146E0">
          <w:t>The</w:t>
        </w:r>
      </w:ins>
      <w:ins w:id="96" w:author="Fatima A" w:date="2021-02-03T16:42:00Z">
        <w:r w:rsidR="00C0374C">
          <w:t xml:space="preserve"> </w:t>
        </w:r>
      </w:ins>
      <w:ins w:id="97" w:author="Microsoft Office User" w:date="2021-02-03T10:26:00Z">
        <w:r w:rsidR="00ED604F">
          <w:fldChar w:fldCharType="begin"/>
        </w:r>
        <w:r w:rsidR="00ED604F">
          <w:instrText xml:space="preserve"> HYPERLINK "https://aws.amazon.com/lambda/" </w:instrText>
        </w:r>
        <w:r w:rsidR="00ED604F">
          <w:fldChar w:fldCharType="separate"/>
        </w:r>
        <w:r w:rsidRPr="00ED604F">
          <w:rPr>
            <w:rStyle w:val="Hyperlink"/>
          </w:rPr>
          <w:t>Lambda</w:t>
        </w:r>
        <w:r w:rsidR="00ED604F">
          <w:fldChar w:fldCharType="end"/>
        </w:r>
      </w:ins>
      <w:r>
        <w:t xml:space="preserve"> function </w:t>
      </w:r>
      <w:ins w:id="98" w:author="Fatima A" w:date="2021-02-03T16:43:00Z">
        <w:r w:rsidR="008279CC">
          <w:t xml:space="preserve">uses the </w:t>
        </w:r>
        <w:r w:rsidR="0056082D">
          <w:t xml:space="preserve">credentials stored in the </w:t>
        </w:r>
        <w:r w:rsidR="008279CC">
          <w:t xml:space="preserve">secret </w:t>
        </w:r>
      </w:ins>
      <w:r>
        <w:t xml:space="preserve">to access the </w:t>
      </w:r>
      <w:ins w:id="99" w:author="Fatima A" w:date="2021-02-12T11:58:00Z">
        <w:r w:rsidR="009905CA">
          <w:t>d</w:t>
        </w:r>
      </w:ins>
      <w:del w:id="100" w:author="Fatima A" w:date="2021-02-12T11:58:00Z">
        <w:r w:rsidDel="009905CA">
          <w:delText>D</w:delText>
        </w:r>
      </w:del>
      <w:r>
        <w:t>atabase, identified with the following steps</w:t>
      </w:r>
      <w:ins w:id="101" w:author="Fatima A" w:date="2021-02-03T12:50:00Z">
        <w:r w:rsidR="00BE6F7C">
          <w:t xml:space="preserve"> in Figure 1</w:t>
        </w:r>
      </w:ins>
      <w:r>
        <w:t>:</w:t>
      </w:r>
    </w:p>
    <w:p w14:paraId="6E3CD689" w14:textId="11DAE40D" w:rsidR="00DA1C9C" w:rsidRDefault="0070789B">
      <w:pPr>
        <w:pStyle w:val="ListParagraph"/>
        <w:numPr>
          <w:ilvl w:val="0"/>
          <w:numId w:val="2"/>
        </w:numPr>
      </w:pPr>
      <w:ins w:id="102" w:author="Microsoft Office User" w:date="2021-02-03T10:28:00Z">
        <w:r>
          <w:fldChar w:fldCharType="begin"/>
        </w:r>
        <w:r>
          <w:instrText xml:space="preserve"> HYPERLINK "https://aws.amazon.com/lambda/" </w:instrText>
        </w:r>
        <w:r>
          <w:fldChar w:fldCharType="separate"/>
        </w:r>
        <w:r w:rsidR="00535606" w:rsidRPr="0070789B">
          <w:rPr>
            <w:rStyle w:val="Hyperlink"/>
          </w:rPr>
          <w:t>Lambda</w:t>
        </w:r>
        <w:r>
          <w:fldChar w:fldCharType="end"/>
        </w:r>
      </w:ins>
      <w:r w:rsidR="00535606">
        <w:t xml:space="preserve"> function sends a request to </w:t>
      </w:r>
      <w:ins w:id="103" w:author="Microsoft Office User" w:date="2021-02-03T10:28:00Z">
        <w:r>
          <w:fldChar w:fldCharType="begin"/>
        </w:r>
        <w:r>
          <w:instrText xml:space="preserve"> HYPERLINK "https://aws.amazon.com/secrets-manager/" </w:instrText>
        </w:r>
        <w:r>
          <w:fldChar w:fldCharType="separate"/>
        </w:r>
        <w:r w:rsidR="00535606" w:rsidRPr="0070789B">
          <w:rPr>
            <w:rStyle w:val="Hyperlink"/>
          </w:rPr>
          <w:t>Secrets Manager</w:t>
        </w:r>
        <w:r>
          <w:fldChar w:fldCharType="end"/>
        </w:r>
      </w:ins>
      <w:r w:rsidR="00535606">
        <w:t xml:space="preserve"> to retrieve the Secret Value via the </w:t>
      </w:r>
      <w:proofErr w:type="spellStart"/>
      <w:r w:rsidR="00535606">
        <w:t>GetSecretValue</w:t>
      </w:r>
      <w:proofErr w:type="spellEnd"/>
      <w:r w:rsidR="00535606">
        <w:t xml:space="preserve"> API Call. Secrets Manager retrieves the Secret Value to the </w:t>
      </w:r>
      <w:ins w:id="104" w:author="Microsoft Office User" w:date="2021-02-03T10:29:00Z">
        <w:r w:rsidR="0010728F">
          <w:fldChar w:fldCharType="begin"/>
        </w:r>
        <w:r w:rsidR="0010728F">
          <w:instrText xml:space="preserve"> HYPERLINK "https://aws.amazon.com/lambda/" </w:instrText>
        </w:r>
        <w:r w:rsidR="0010728F">
          <w:fldChar w:fldCharType="separate"/>
        </w:r>
        <w:r w:rsidR="00535606" w:rsidRPr="0010728F">
          <w:rPr>
            <w:rStyle w:val="Hyperlink"/>
          </w:rPr>
          <w:t>Lambda</w:t>
        </w:r>
        <w:r w:rsidR="0010728F">
          <w:fldChar w:fldCharType="end"/>
        </w:r>
      </w:ins>
      <w:r w:rsidR="00535606">
        <w:t xml:space="preserve"> function.</w:t>
      </w:r>
    </w:p>
    <w:p w14:paraId="2EFF2D9F" w14:textId="50419DA7" w:rsidR="00DA1C9C" w:rsidRDefault="0070789B">
      <w:pPr>
        <w:pStyle w:val="ListParagraph"/>
        <w:numPr>
          <w:ilvl w:val="0"/>
          <w:numId w:val="2"/>
        </w:numPr>
      </w:pPr>
      <w:ins w:id="105" w:author="Microsoft Office User" w:date="2021-02-03T10:28:00Z">
        <w:r>
          <w:fldChar w:fldCharType="begin"/>
        </w:r>
        <w:r>
          <w:instrText xml:space="preserve"> HYPERLINK "https://aws.amazon.com/lambda/" </w:instrText>
        </w:r>
        <w:r>
          <w:fldChar w:fldCharType="separate"/>
        </w:r>
        <w:r w:rsidR="00535606" w:rsidRPr="0070789B">
          <w:rPr>
            <w:rStyle w:val="Hyperlink"/>
          </w:rPr>
          <w:t>Lambda</w:t>
        </w:r>
        <w:r>
          <w:fldChar w:fldCharType="end"/>
        </w:r>
      </w:ins>
      <w:r w:rsidR="00535606">
        <w:t xml:space="preserve"> function uses the Secret Value to connect to the </w:t>
      </w:r>
      <w:del w:id="106" w:author="Fatima A" w:date="2021-02-12T11:58:00Z">
        <w:r w:rsidR="00535606" w:rsidDel="00352EF3">
          <w:delText xml:space="preserve">Database </w:delText>
        </w:r>
      </w:del>
      <w:ins w:id="107" w:author="Fatima A" w:date="2021-02-12T11:58:00Z">
        <w:r w:rsidR="00352EF3">
          <w:t xml:space="preserve">database </w:t>
        </w:r>
      </w:ins>
      <w:r w:rsidR="00535606">
        <w:t>for retrieving the data.</w:t>
      </w:r>
    </w:p>
    <w:p w14:paraId="0E8608B4" w14:textId="4319A35D" w:rsidR="00DA1C9C" w:rsidRDefault="00535606">
      <w:r>
        <w:lastRenderedPageBreak/>
        <w:t xml:space="preserve">As seen in the diagram above, the replicated secret in us-west-2 points to the primary database instance in us-east-1. This is because when </w:t>
      </w:r>
      <w:ins w:id="108" w:author="Microsoft Office User" w:date="2021-02-03T10:29:00Z">
        <w:r w:rsidR="00114F73">
          <w:fldChar w:fldCharType="begin"/>
        </w:r>
        <w:r w:rsidR="00114F73">
          <w:instrText xml:space="preserve"> HYPERLINK "https://aws.amazon.com/secrets-manager/" </w:instrText>
        </w:r>
        <w:r w:rsidR="00114F73">
          <w:fldChar w:fldCharType="separate"/>
        </w:r>
        <w:r w:rsidR="00BE6A5C" w:rsidRPr="00114F73">
          <w:rPr>
            <w:rStyle w:val="Hyperlink"/>
          </w:rPr>
          <w:t>S</w:t>
        </w:r>
        <w:del w:id="109" w:author="Microsoft Office User" w:date="2021-02-03T10:29:00Z">
          <w:r w:rsidRPr="00114F73" w:rsidDel="00BE6A5C">
            <w:rPr>
              <w:rStyle w:val="Hyperlink"/>
            </w:rPr>
            <w:delText>s</w:delText>
          </w:r>
        </w:del>
        <w:r w:rsidRPr="00114F73">
          <w:rPr>
            <w:rStyle w:val="Hyperlink"/>
          </w:rPr>
          <w:t xml:space="preserve">ecrets </w:t>
        </w:r>
        <w:del w:id="110" w:author="Microsoft Office User" w:date="2021-02-03T10:29:00Z">
          <w:r w:rsidRPr="00114F73" w:rsidDel="00BE6A5C">
            <w:rPr>
              <w:rStyle w:val="Hyperlink"/>
            </w:rPr>
            <w:delText xml:space="preserve">manager </w:delText>
          </w:r>
        </w:del>
        <w:r w:rsidR="00BE6A5C" w:rsidRPr="00114F73">
          <w:rPr>
            <w:rStyle w:val="Hyperlink"/>
          </w:rPr>
          <w:t>Manager</w:t>
        </w:r>
        <w:r w:rsidR="00114F73">
          <w:fldChar w:fldCharType="end"/>
        </w:r>
        <w:r w:rsidR="00BE6A5C">
          <w:t xml:space="preserve"> </w:t>
        </w:r>
      </w:ins>
      <w:r>
        <w:t>replicates the secret, it replicates the secret value and all the associated metadata such as the database endpoint. </w:t>
      </w:r>
    </w:p>
    <w:p w14:paraId="47088FFF" w14:textId="77777777" w:rsidR="00DA1C9C" w:rsidRDefault="00DA1C9C"/>
    <w:p w14:paraId="2E8902BA" w14:textId="6A98F87C" w:rsidR="00DA1C9C" w:rsidRDefault="00535606">
      <w:r>
        <w:t xml:space="preserve">To simplify database switchover during disaster recovery as explained later in the blog, </w:t>
      </w:r>
      <w:del w:id="111" w:author="Fatima A" w:date="2021-02-03T16:57:00Z">
        <w:r w:rsidDel="008F5CBF">
          <w:delText xml:space="preserve">I </w:delText>
        </w:r>
      </w:del>
      <w:ins w:id="112" w:author="Fatima A" w:date="2021-02-03T16:57:00Z">
        <w:r w:rsidR="008F5CBF">
          <w:t xml:space="preserve">you can </w:t>
        </w:r>
      </w:ins>
      <w:r>
        <w:t>configure a</w:t>
      </w:r>
      <w:ins w:id="113" w:author="Microsoft Office User" w:date="2021-02-03T10:30:00Z">
        <w:r w:rsidR="00813DB1">
          <w:t>n</w:t>
        </w:r>
      </w:ins>
      <w:r>
        <w:t xml:space="preserve"> </w:t>
      </w:r>
      <w:ins w:id="114" w:author="Microsoft Office User" w:date="2021-02-03T10:30:00Z">
        <w:r w:rsidR="00813DB1">
          <w:fldChar w:fldCharType="begin"/>
        </w:r>
        <w:r w:rsidR="00813DB1">
          <w:instrText xml:space="preserve"> HYPERLINK "https://aws.amazon.com/route53/" </w:instrText>
        </w:r>
        <w:r w:rsidR="00813DB1">
          <w:fldChar w:fldCharType="separate"/>
        </w:r>
        <w:r w:rsidR="0044002A" w:rsidRPr="00813DB1">
          <w:rPr>
            <w:rStyle w:val="Hyperlink"/>
          </w:rPr>
          <w:t xml:space="preserve">Amazon </w:t>
        </w:r>
        <w:r w:rsidRPr="00813DB1">
          <w:rPr>
            <w:rStyle w:val="Hyperlink"/>
          </w:rPr>
          <w:t>Route53</w:t>
        </w:r>
        <w:r w:rsidR="00813DB1">
          <w:fldChar w:fldCharType="end"/>
        </w:r>
      </w:ins>
      <w:ins w:id="115" w:author="Fatima A" w:date="2021-02-12T12:03:00Z">
        <w:r w:rsidR="00FD557A">
          <w:t xml:space="preserve"> </w:t>
        </w:r>
      </w:ins>
      <w:del w:id="116" w:author="Fatima A" w:date="2021-02-12T12:03:00Z">
        <w:r w:rsidDel="00FD557A">
          <w:delText xml:space="preserve"> </w:delText>
        </w:r>
      </w:del>
      <w:r w:rsidR="00FD557A">
        <w:fldChar w:fldCharType="begin"/>
      </w:r>
      <w:r w:rsidR="00FD557A">
        <w:instrText xml:space="preserve"> HYPERLINK "https://docs.aws.amazon.com/Route53/latest/DeveloperGuide/routing-to-rds-db.html" \h </w:instrText>
      </w:r>
      <w:r w:rsidR="00FD557A">
        <w:fldChar w:fldCharType="separate"/>
      </w:r>
      <w:r>
        <w:rPr>
          <w:rStyle w:val="Hyperlink"/>
        </w:rPr>
        <w:t xml:space="preserve">CNAME Record for my </w:t>
      </w:r>
      <w:del w:id="117" w:author="Fatima A" w:date="2021-02-12T11:58:00Z">
        <w:r w:rsidDel="004C77CC">
          <w:rPr>
            <w:rStyle w:val="Hyperlink"/>
          </w:rPr>
          <w:delText xml:space="preserve">Database </w:delText>
        </w:r>
      </w:del>
      <w:ins w:id="118" w:author="Fatima A" w:date="2021-02-12T11:58:00Z">
        <w:r w:rsidR="004C77CC">
          <w:rPr>
            <w:rStyle w:val="Hyperlink"/>
          </w:rPr>
          <w:t xml:space="preserve">database </w:t>
        </w:r>
      </w:ins>
      <w:r>
        <w:rPr>
          <w:rStyle w:val="Hyperlink"/>
        </w:rPr>
        <w:t>endpoint</w:t>
      </w:r>
      <w:r w:rsidR="00FD557A">
        <w:rPr>
          <w:rStyle w:val="Hyperlink"/>
        </w:rPr>
        <w:fldChar w:fldCharType="end"/>
      </w:r>
      <w:r>
        <w:t xml:space="preserve"> in the Primary Region. </w:t>
      </w:r>
      <w:del w:id="119" w:author="Fatima A" w:date="2021-02-03T16:57:00Z">
        <w:r w:rsidDel="00757DFB">
          <w:delText>I configure t</w:delText>
        </w:r>
      </w:del>
      <w:ins w:id="120" w:author="Fatima A" w:date="2021-02-03T16:57:00Z">
        <w:r w:rsidR="00757DFB">
          <w:t>T</w:t>
        </w:r>
      </w:ins>
      <w:r>
        <w:t xml:space="preserve">he </w:t>
      </w:r>
      <w:del w:id="121" w:author="Fatima A" w:date="2021-02-12T11:58:00Z">
        <w:r w:rsidDel="004C77CC">
          <w:delText xml:space="preserve">Database </w:delText>
        </w:r>
      </w:del>
      <w:ins w:id="122" w:author="Fatima A" w:date="2021-02-12T11:58:00Z">
        <w:r w:rsidR="004C77CC">
          <w:t xml:space="preserve">database </w:t>
        </w:r>
      </w:ins>
      <w:r>
        <w:t>host in</w:t>
      </w:r>
      <w:del w:id="123" w:author="Fatima A" w:date="2021-02-03T16:58:00Z">
        <w:r w:rsidDel="00757DFB">
          <w:delText xml:space="preserve"> my</w:delText>
        </w:r>
      </w:del>
      <w:ins w:id="124" w:author="Fatima A" w:date="2021-02-03T16:58:00Z">
        <w:r w:rsidR="00757DFB">
          <w:t xml:space="preserve"> the</w:t>
        </w:r>
      </w:ins>
      <w:r>
        <w:t xml:space="preserve"> </w:t>
      </w:r>
      <w:ins w:id="125" w:author="Fatima A" w:date="2021-02-03T16:56:00Z">
        <w:r w:rsidR="00E75346">
          <w:t>s</w:t>
        </w:r>
      </w:ins>
      <w:del w:id="126" w:author="Fatima A" w:date="2021-02-03T16:56:00Z">
        <w:r w:rsidDel="00E75346">
          <w:delText>S</w:delText>
        </w:r>
      </w:del>
      <w:r>
        <w:t>ecret</w:t>
      </w:r>
      <w:ins w:id="127" w:author="Fatima A" w:date="2021-02-03T16:58:00Z">
        <w:r w:rsidR="00757DFB">
          <w:t xml:space="preserve"> is configured</w:t>
        </w:r>
      </w:ins>
      <w:r>
        <w:t xml:space="preserve"> with the </w:t>
      </w:r>
      <w:del w:id="128" w:author="Fatima A" w:date="2021-02-12T11:58:00Z">
        <w:r w:rsidDel="004C77CC">
          <w:delText xml:space="preserve">Database </w:delText>
        </w:r>
      </w:del>
      <w:ins w:id="129" w:author="Fatima A" w:date="2021-02-12T11:58:00Z">
        <w:r w:rsidR="004C77CC">
          <w:t xml:space="preserve">database </w:t>
        </w:r>
      </w:ins>
      <w:r>
        <w:t xml:space="preserve">CNAME Record. When the Primary Region is operating normally, the CNAME Record points to the </w:t>
      </w:r>
      <w:del w:id="130" w:author="Fatima A" w:date="2021-02-12T11:58:00Z">
        <w:r w:rsidDel="004C77CC">
          <w:delText xml:space="preserve">Database </w:delText>
        </w:r>
      </w:del>
      <w:ins w:id="131" w:author="Fatima A" w:date="2021-02-12T11:58:00Z">
        <w:r w:rsidR="004C77CC">
          <w:t xml:space="preserve">database </w:t>
        </w:r>
      </w:ins>
      <w:r>
        <w:t xml:space="preserve">endpoint in the Primary Region. The requests to the </w:t>
      </w:r>
      <w:del w:id="132" w:author="Fatima A" w:date="2021-02-12T11:59:00Z">
        <w:r w:rsidDel="004C77CC">
          <w:delText xml:space="preserve">Database </w:delText>
        </w:r>
      </w:del>
      <w:ins w:id="133" w:author="Fatima A" w:date="2021-02-12T11:59:00Z">
        <w:r w:rsidR="004C77CC">
          <w:t xml:space="preserve">database </w:t>
        </w:r>
      </w:ins>
      <w:r>
        <w:t xml:space="preserve">CNAME are routed to the </w:t>
      </w:r>
      <w:del w:id="134" w:author="Fatima A" w:date="2021-02-12T11:58:00Z">
        <w:r w:rsidDel="004C77CC">
          <w:delText xml:space="preserve">Database </w:delText>
        </w:r>
      </w:del>
      <w:ins w:id="135" w:author="Fatima A" w:date="2021-02-12T11:58:00Z">
        <w:r w:rsidR="004C77CC">
          <w:t xml:space="preserve">database </w:t>
        </w:r>
      </w:ins>
      <w:r>
        <w:t>instance in the Primary Region as shown in the above diagram. </w:t>
      </w:r>
    </w:p>
    <w:p w14:paraId="593A7249" w14:textId="77777777" w:rsidR="00DA1C9C" w:rsidRDefault="00DA1C9C"/>
    <w:p w14:paraId="323F36C2" w14:textId="093A6E73" w:rsidR="00DA1C9C" w:rsidRDefault="00535606">
      <w:r>
        <w:t xml:space="preserve">During </w:t>
      </w:r>
      <w:del w:id="136" w:author="Fatima A" w:date="2021-02-12T11:59:00Z">
        <w:r w:rsidDel="004C77CC">
          <w:delText xml:space="preserve">Disaster </w:delText>
        </w:r>
      </w:del>
      <w:ins w:id="137" w:author="Fatima A" w:date="2021-02-12T11:59:00Z">
        <w:r w:rsidR="004C77CC">
          <w:t xml:space="preserve">disaster </w:t>
        </w:r>
      </w:ins>
      <w:r>
        <w:t xml:space="preserve">recovery, </w:t>
      </w:r>
      <w:del w:id="138" w:author="Fatima A" w:date="2021-02-03T16:58:00Z">
        <w:r w:rsidDel="003D7395">
          <w:delText xml:space="preserve">I </w:delText>
        </w:r>
      </w:del>
      <w:ins w:id="139" w:author="Fatima A" w:date="2021-02-03T16:58:00Z">
        <w:r w:rsidR="003D7395">
          <w:t xml:space="preserve">you can </w:t>
        </w:r>
      </w:ins>
      <w:proofErr w:type="spellStart"/>
      <w:r>
        <w:t>switchover</w:t>
      </w:r>
      <w:proofErr w:type="spellEnd"/>
      <w:r>
        <w:t xml:space="preserve"> to </w:t>
      </w:r>
      <w:del w:id="140" w:author="Fatima A" w:date="2021-02-03T16:58:00Z">
        <w:r w:rsidDel="00B14E2D">
          <w:delText xml:space="preserve">my </w:delText>
        </w:r>
      </w:del>
      <w:ins w:id="141" w:author="Fatima A" w:date="2021-02-03T16:58:00Z">
        <w:r w:rsidR="00B14E2D">
          <w:t xml:space="preserve">the </w:t>
        </w:r>
      </w:ins>
      <w:r>
        <w:t xml:space="preserve">replica region, us-west-2 to enable </w:t>
      </w:r>
      <w:del w:id="142" w:author="Fatima A" w:date="2021-02-03T16:58:00Z">
        <w:r w:rsidDel="001313EE">
          <w:delText xml:space="preserve">my </w:delText>
        </w:r>
      </w:del>
      <w:ins w:id="143" w:author="Fatima A" w:date="2021-02-03T16:58:00Z">
        <w:r w:rsidR="001313EE">
          <w:t xml:space="preserve">your </w:t>
        </w:r>
      </w:ins>
      <w:r>
        <w:t xml:space="preserve">application running in this region to access the </w:t>
      </w:r>
      <w:ins w:id="144" w:author="Microsoft Office User" w:date="2021-02-03T11:25:00Z">
        <w:r w:rsidR="00A00263">
          <w:fldChar w:fldCharType="begin"/>
        </w:r>
        <w:r w:rsidR="00A00263">
          <w:instrText xml:space="preserve"> HYPERLINK "https://aws.amazon.com/rds/" </w:instrText>
        </w:r>
        <w:r w:rsidR="00A00263">
          <w:fldChar w:fldCharType="separate"/>
        </w:r>
        <w:r w:rsidR="009613D1" w:rsidRPr="00A00263">
          <w:rPr>
            <w:rStyle w:val="Hyperlink"/>
          </w:rPr>
          <w:t xml:space="preserve">Amazon </w:t>
        </w:r>
        <w:r w:rsidRPr="00A00263">
          <w:rPr>
            <w:rStyle w:val="Hyperlink"/>
          </w:rPr>
          <w:t>RDS</w:t>
        </w:r>
        <w:r w:rsidR="00A00263">
          <w:fldChar w:fldCharType="end"/>
        </w:r>
      </w:ins>
      <w:r>
        <w:t xml:space="preserve"> </w:t>
      </w:r>
      <w:del w:id="145" w:author="Microsoft Office User" w:date="2021-02-03T10:30:00Z">
        <w:r w:rsidDel="00205100">
          <w:delText xml:space="preserve">read </w:delText>
        </w:r>
      </w:del>
      <w:ins w:id="146" w:author="Microsoft Office User" w:date="2021-02-03T10:30:00Z">
        <w:r w:rsidR="00205100">
          <w:t xml:space="preserve">Read </w:t>
        </w:r>
      </w:ins>
      <w:del w:id="147" w:author="Microsoft Office User" w:date="2021-02-03T10:30:00Z">
        <w:r w:rsidDel="00205100">
          <w:delText xml:space="preserve">replica </w:delText>
        </w:r>
      </w:del>
      <w:ins w:id="148" w:author="Microsoft Office User" w:date="2021-02-03T10:30:00Z">
        <w:r w:rsidR="00205100">
          <w:t xml:space="preserve">Replica </w:t>
        </w:r>
      </w:ins>
      <w:r>
        <w:t xml:space="preserve">in us-west-2 using the secret stored in the same region. The </w:t>
      </w:r>
      <w:del w:id="149" w:author="Fatima A" w:date="2021-02-12T11:59:00Z">
        <w:r w:rsidDel="004C77CC">
          <w:delText xml:space="preserve">Database </w:delText>
        </w:r>
      </w:del>
      <w:ins w:id="150" w:author="Fatima A" w:date="2021-02-12T11:59:00Z">
        <w:r w:rsidR="004C77CC">
          <w:t xml:space="preserve">database </w:t>
        </w:r>
      </w:ins>
      <w:r>
        <w:t xml:space="preserve">CNAME Record is also updated to point to the </w:t>
      </w:r>
      <w:del w:id="151" w:author="Fatima A" w:date="2021-02-12T11:59:00Z">
        <w:r w:rsidDel="004C77CC">
          <w:delText xml:space="preserve">Database </w:delText>
        </w:r>
      </w:del>
      <w:ins w:id="152" w:author="Fatima A" w:date="2021-02-12T11:59:00Z">
        <w:r w:rsidR="004C77CC">
          <w:t xml:space="preserve">database </w:t>
        </w:r>
      </w:ins>
      <w:r>
        <w:t xml:space="preserve">endpoint in us-west-2. Since the database CNAME is used to point to the database endpoint within the secret, </w:t>
      </w:r>
      <w:del w:id="153" w:author="Fatima A" w:date="2021-02-03T16:58:00Z">
        <w:r w:rsidDel="007C4023">
          <w:delText xml:space="preserve">my </w:delText>
        </w:r>
      </w:del>
      <w:ins w:id="154" w:author="Fatima A" w:date="2021-02-03T16:58:00Z">
        <w:r w:rsidR="007C4023">
          <w:t xml:space="preserve">your </w:t>
        </w:r>
      </w:ins>
      <w:r>
        <w:t xml:space="preserve">application in us-west-2 can now use the replicated secret to access the database read replica in this region. </w:t>
      </w:r>
      <w:del w:id="155" w:author="Fatima A" w:date="2021-02-03T12:53:00Z">
        <w:r w:rsidDel="008C64BD">
          <w:delText>The diagram below</w:delText>
        </w:r>
      </w:del>
      <w:ins w:id="156" w:author="Fatima A" w:date="2021-02-03T12:53:00Z">
        <w:r w:rsidR="008C64BD">
          <w:t>Figure 2</w:t>
        </w:r>
      </w:ins>
      <w:r>
        <w:t xml:space="preserve"> illustrates this disaster recovery scenario</w:t>
      </w:r>
      <w:ins w:id="157" w:author="Fatima A" w:date="2021-02-03T12:53:00Z">
        <w:r w:rsidR="008C64BD">
          <w:t>.</w:t>
        </w:r>
      </w:ins>
      <w:del w:id="158" w:author="Fatima A" w:date="2021-02-03T12:53:00Z">
        <w:r w:rsidDel="008C64BD">
          <w:delText>: </w:delText>
        </w:r>
      </w:del>
    </w:p>
    <w:p w14:paraId="3E247AF5" w14:textId="77777777" w:rsidR="00DA1C9C" w:rsidRDefault="00DA1C9C"/>
    <w:p w14:paraId="188DD19D" w14:textId="77777777" w:rsidR="00DA1C9C" w:rsidRDefault="00535606">
      <w:r>
        <w:rPr>
          <w:noProof/>
        </w:rPr>
        <w:drawing>
          <wp:anchor distT="0" distB="0" distL="114300" distR="114300" simplePos="0" relativeHeight="251647488" behindDoc="0" locked="0" layoutInCell="1" allowOverlap="1" wp14:anchorId="10E78065" wp14:editId="1C356C0C">
            <wp:simplePos x="0" y="0"/>
            <wp:positionH relativeFrom="column">
              <wp:align>center</wp:align>
            </wp:positionH>
            <wp:positionV relativeFrom="paragraph">
              <wp:posOffset>2540</wp:posOffset>
            </wp:positionV>
            <wp:extent cx="5352176" cy="3305262"/>
            <wp:effectExtent l="0" t="0" r="0" b="0"/>
            <wp:wrapTopAndBottom/>
            <wp:docPr id="13" name="media/VAN9CA5BLic.png"/>
            <wp:cNvGraphicFramePr/>
            <a:graphic xmlns:a="http://schemas.openxmlformats.org/drawingml/2006/main">
              <a:graphicData uri="http://schemas.openxmlformats.org/drawingml/2006/picture">
                <pic:pic xmlns:pic="http://schemas.openxmlformats.org/drawingml/2006/picture">
                  <pic:nvPicPr>
                    <pic:cNvPr id="0" name="media/VAN9CA5BLic.png"/>
                    <pic:cNvPicPr/>
                  </pic:nvPicPr>
                  <pic:blipFill>
                    <a:blip r:embed="rId10"/>
                    <a:stretch>
                      <a:fillRect/>
                    </a:stretch>
                  </pic:blipFill>
                  <pic:spPr>
                    <a:xfrm>
                      <a:off x="0" y="0"/>
                      <a:ext cx="5352176" cy="3305262"/>
                    </a:xfrm>
                    <a:prstGeom prst="rect">
                      <a:avLst/>
                    </a:prstGeom>
                  </pic:spPr>
                </pic:pic>
              </a:graphicData>
            </a:graphic>
          </wp:anchor>
        </w:drawing>
      </w:r>
    </w:p>
    <w:p w14:paraId="13AF27E3" w14:textId="77777777" w:rsidR="00DA1C9C" w:rsidRDefault="00DA1C9C"/>
    <w:p w14:paraId="1E341B6D" w14:textId="64C91993" w:rsidR="00F955F3" w:rsidRDefault="00F955F3" w:rsidP="00F955F3">
      <w:pPr>
        <w:rPr>
          <w:ins w:id="159" w:author="Fatima A" w:date="2021-02-03T12:51:00Z"/>
        </w:rPr>
      </w:pPr>
      <w:ins w:id="160" w:author="Fatima A" w:date="2021-02-03T12:51:00Z">
        <w:r>
          <w:t xml:space="preserve">Figure 2: Architectural overview for multi-region secret replication with </w:t>
        </w:r>
        <w:r w:rsidR="00D45DF5">
          <w:t>Replica</w:t>
        </w:r>
        <w:r>
          <w:t xml:space="preserve"> Region active</w:t>
        </w:r>
      </w:ins>
    </w:p>
    <w:p w14:paraId="4199FD9E" w14:textId="77777777" w:rsidR="00DA1C9C" w:rsidRDefault="00DA1C9C"/>
    <w:p w14:paraId="4BA35B2F" w14:textId="32033D3A" w:rsidR="00DA1C9C" w:rsidRDefault="00DA1C9C">
      <w:pPr>
        <w:rPr>
          <w:ins w:id="161" w:author="Fatima A" w:date="2021-02-03T15:51:00Z"/>
        </w:rPr>
      </w:pPr>
    </w:p>
    <w:p w14:paraId="4150B03D" w14:textId="77777777" w:rsidR="00D0063E" w:rsidRDefault="00D0063E"/>
    <w:p w14:paraId="237A2C88" w14:textId="77777777" w:rsidR="00570ADE" w:rsidRDefault="00570ADE" w:rsidP="00570ADE">
      <w:pPr>
        <w:pStyle w:val="Heading3"/>
        <w:rPr>
          <w:ins w:id="162" w:author="Fatima A" w:date="2021-02-03T17:10:00Z"/>
        </w:rPr>
      </w:pPr>
      <w:ins w:id="163" w:author="Fatima A" w:date="2021-02-03T17:10:00Z">
        <w:r>
          <w:lastRenderedPageBreak/>
          <w:t>Prerequisites:</w:t>
        </w:r>
      </w:ins>
    </w:p>
    <w:p w14:paraId="210B21BE" w14:textId="298BDBD7" w:rsidR="00570ADE" w:rsidRPr="007D59EA" w:rsidRDefault="00570ADE" w:rsidP="00570ADE">
      <w:pPr>
        <w:rPr>
          <w:ins w:id="164" w:author="Fatima A" w:date="2021-02-03T17:10:00Z"/>
        </w:rPr>
      </w:pPr>
      <w:ins w:id="165" w:author="Fatima A" w:date="2021-02-03T17:10:00Z">
        <w:r>
          <w:t xml:space="preserve">The procedure mentioned in this blog post assumes that the following steps have been completed </w:t>
        </w:r>
      </w:ins>
      <w:ins w:id="166" w:author="Fatima A" w:date="2021-02-03T17:11:00Z">
        <w:r w:rsidR="00DC20CB">
          <w:t>prior to</w:t>
        </w:r>
      </w:ins>
      <w:ins w:id="167" w:author="Fatima A" w:date="2021-02-03T17:10:00Z">
        <w:r w:rsidR="00775ED9">
          <w:t xml:space="preserve"> </w:t>
        </w:r>
      </w:ins>
      <w:ins w:id="168" w:author="Fatima A" w:date="2021-02-03T17:11:00Z">
        <w:r w:rsidR="00775ED9">
          <w:t>starting the procedure</w:t>
        </w:r>
      </w:ins>
      <w:ins w:id="169" w:author="Fatima A" w:date="2021-02-03T17:10:00Z">
        <w:r>
          <w:t>:</w:t>
        </w:r>
      </w:ins>
    </w:p>
    <w:p w14:paraId="431A42AD" w14:textId="77777777" w:rsidR="00570ADE" w:rsidRDefault="00570ADE" w:rsidP="00570ADE">
      <w:pPr>
        <w:pStyle w:val="ListParagraph"/>
        <w:numPr>
          <w:ilvl w:val="0"/>
          <w:numId w:val="15"/>
        </w:numPr>
        <w:rPr>
          <w:ins w:id="170" w:author="Fatima A" w:date="2021-02-03T17:10:00Z"/>
        </w:rPr>
      </w:pPr>
      <w:ins w:id="171" w:author="Fatima A" w:date="2021-02-03T17:10:00Z">
        <w:r>
          <w:fldChar w:fldCharType="begin"/>
        </w:r>
        <w:r>
          <w:instrText xml:space="preserve"> HYPERLINK "https://aws.amazon.com/rds/" </w:instrText>
        </w:r>
        <w:r>
          <w:fldChar w:fldCharType="separate"/>
        </w:r>
        <w:r w:rsidRPr="00B333ED">
          <w:rPr>
            <w:rStyle w:val="Hyperlink"/>
          </w:rPr>
          <w:t>Amazon RDS</w:t>
        </w:r>
        <w:r>
          <w:fldChar w:fldCharType="end"/>
        </w:r>
        <w:r>
          <w:t xml:space="preserve"> DB Instance is configured in the Primary Region with replication configured in the Replica Region.</w:t>
        </w:r>
      </w:ins>
    </w:p>
    <w:p w14:paraId="617CB9B7" w14:textId="57490D5E" w:rsidR="00570ADE" w:rsidRDefault="00570ADE" w:rsidP="00570ADE">
      <w:pPr>
        <w:pStyle w:val="ListParagraph"/>
        <w:numPr>
          <w:ilvl w:val="0"/>
          <w:numId w:val="15"/>
        </w:numPr>
        <w:rPr>
          <w:ins w:id="172" w:author="Fatima A" w:date="2021-02-03T17:10:00Z"/>
        </w:rPr>
      </w:pPr>
      <w:ins w:id="173" w:author="Fatima A" w:date="2021-02-03T17:10:00Z">
        <w:r>
          <w:fldChar w:fldCharType="begin"/>
        </w:r>
        <w:r>
          <w:instrText xml:space="preserve"> HYPERLINK "https://aws.amazon.com/route53/" </w:instrText>
        </w:r>
        <w:r>
          <w:fldChar w:fldCharType="separate"/>
        </w:r>
        <w:r w:rsidRPr="00B57862">
          <w:rPr>
            <w:rStyle w:val="Hyperlink"/>
          </w:rPr>
          <w:t>Route53</w:t>
        </w:r>
        <w:r>
          <w:fldChar w:fldCharType="end"/>
        </w:r>
        <w:r>
          <w:t xml:space="preserve"> </w:t>
        </w:r>
        <w:r>
          <w:fldChar w:fldCharType="begin"/>
        </w:r>
        <w:r>
          <w:instrText xml:space="preserve"> HYPERLINK "https://docs.aws.amazon.com/Route53/latest/DeveloperGuide/routing-to-rds-db.html" \h </w:instrText>
        </w:r>
        <w:r>
          <w:fldChar w:fldCharType="separate"/>
        </w:r>
        <w:r>
          <w:rPr>
            <w:rStyle w:val="Hyperlink"/>
          </w:rPr>
          <w:t>CNAME Record fo</w:t>
        </w:r>
      </w:ins>
      <w:ins w:id="174" w:author="Fatima A" w:date="2021-02-03T17:32:00Z">
        <w:r w:rsidR="005C6037">
          <w:rPr>
            <w:rStyle w:val="Hyperlink"/>
          </w:rPr>
          <w:t>r</w:t>
        </w:r>
      </w:ins>
      <w:ins w:id="175" w:author="Fatima A" w:date="2021-02-03T17:10:00Z">
        <w:r>
          <w:rPr>
            <w:rStyle w:val="Hyperlink"/>
          </w:rPr>
          <w:t xml:space="preserve"> </w:t>
        </w:r>
      </w:ins>
      <w:ins w:id="176" w:author="Fatima A" w:date="2021-02-12T11:59:00Z">
        <w:r w:rsidR="00F11625">
          <w:rPr>
            <w:rStyle w:val="Hyperlink"/>
          </w:rPr>
          <w:t>d</w:t>
        </w:r>
      </w:ins>
      <w:ins w:id="177" w:author="Fatima A" w:date="2021-02-03T17:10:00Z">
        <w:r>
          <w:rPr>
            <w:rStyle w:val="Hyperlink"/>
          </w:rPr>
          <w:t>atabase endpoint</w:t>
        </w:r>
        <w:r>
          <w:rPr>
            <w:rStyle w:val="Hyperlink"/>
          </w:rPr>
          <w:fldChar w:fldCharType="end"/>
        </w:r>
        <w:r>
          <w:t xml:space="preserve"> configured in the Primary Region</w:t>
        </w:r>
      </w:ins>
    </w:p>
    <w:p w14:paraId="08ED9DA4" w14:textId="1CDA0A0D" w:rsidR="00570ADE" w:rsidRDefault="00570ADE" w:rsidP="00570ADE">
      <w:pPr>
        <w:pStyle w:val="ListParagraph"/>
        <w:numPr>
          <w:ilvl w:val="0"/>
          <w:numId w:val="15"/>
        </w:numPr>
        <w:rPr>
          <w:ins w:id="178" w:author="Fatima A" w:date="2021-02-03T17:10:00Z"/>
        </w:rPr>
      </w:pPr>
      <w:ins w:id="179" w:author="Fatima A" w:date="2021-02-03T17:10:00Z">
        <w:r>
          <w:t xml:space="preserve">The </w:t>
        </w:r>
        <w:r>
          <w:fldChar w:fldCharType="begin"/>
        </w:r>
        <w:r>
          <w:instrText xml:space="preserve"> HYPERLINK "https://aws.amazon.com/lambda/" </w:instrText>
        </w:r>
        <w:r>
          <w:fldChar w:fldCharType="separate"/>
        </w:r>
        <w:r w:rsidRPr="00214261">
          <w:rPr>
            <w:rStyle w:val="Hyperlink"/>
          </w:rPr>
          <w:t>Lambda</w:t>
        </w:r>
        <w:r>
          <w:fldChar w:fldCharType="end"/>
        </w:r>
        <w:r>
          <w:t xml:space="preserve"> function is configured to connect with the </w:t>
        </w:r>
        <w:r>
          <w:fldChar w:fldCharType="begin"/>
        </w:r>
        <w:r>
          <w:instrText xml:space="preserve"> HYPERLINK "https://aws.amazon.com/rds/" </w:instrText>
        </w:r>
        <w:r>
          <w:fldChar w:fldCharType="separate"/>
        </w:r>
        <w:r w:rsidRPr="008B724B">
          <w:rPr>
            <w:rStyle w:val="Hyperlink"/>
          </w:rPr>
          <w:t>Amazon RDS</w:t>
        </w:r>
        <w:r>
          <w:fldChar w:fldCharType="end"/>
        </w:r>
        <w:r>
          <w:t xml:space="preserve"> </w:t>
        </w:r>
      </w:ins>
      <w:ins w:id="180" w:author="Fatima A" w:date="2021-02-12T11:59:00Z">
        <w:r w:rsidR="00F11625">
          <w:t>d</w:t>
        </w:r>
      </w:ins>
      <w:ins w:id="181" w:author="Fatima A" w:date="2021-02-03T17:10:00Z">
        <w:r>
          <w:t xml:space="preserve">atabase and Secrets Manager following the procedure in this </w:t>
        </w:r>
        <w:r>
          <w:fldChar w:fldCharType="begin"/>
        </w:r>
        <w:r>
          <w:instrText xml:space="preserve"> HYPERLINK "https://aws.amazon.com/blogs/security/how-to-securely-provide-database-credentials-to-lambda-functions-by-using-aws-secrets-manager/" \h </w:instrText>
        </w:r>
        <w:r>
          <w:fldChar w:fldCharType="separate"/>
        </w:r>
        <w:r>
          <w:rPr>
            <w:rStyle w:val="Hyperlink"/>
          </w:rPr>
          <w:t>Blog Post.</w:t>
        </w:r>
        <w:r>
          <w:rPr>
            <w:rStyle w:val="Hyperlink"/>
          </w:rPr>
          <w:fldChar w:fldCharType="end"/>
        </w:r>
      </w:ins>
    </w:p>
    <w:p w14:paraId="28B58B8C" w14:textId="3DDD7E7B" w:rsidR="00570ADE" w:rsidRDefault="00570ADE" w:rsidP="00036898">
      <w:pPr>
        <w:pStyle w:val="ListParagraph"/>
        <w:numPr>
          <w:ilvl w:val="0"/>
          <w:numId w:val="15"/>
        </w:numPr>
        <w:rPr>
          <w:ins w:id="182" w:author="Fatima A" w:date="2021-02-03T17:10:00Z"/>
        </w:rPr>
      </w:pPr>
      <w:ins w:id="183" w:author="Fatima A" w:date="2021-02-03T17:10:00Z">
        <w:r>
          <w:t xml:space="preserve">Login to the </w:t>
        </w:r>
        <w:r>
          <w:fldChar w:fldCharType="begin"/>
        </w:r>
        <w:r>
          <w:instrText xml:space="preserve"> HYPERLINK "https://aws.amazon.com/console/" </w:instrText>
        </w:r>
        <w:r>
          <w:fldChar w:fldCharType="separate"/>
        </w:r>
        <w:r w:rsidRPr="00C22B70">
          <w:rPr>
            <w:rStyle w:val="Hyperlink"/>
          </w:rPr>
          <w:t>AWS Management Console</w:t>
        </w:r>
        <w:r>
          <w:fldChar w:fldCharType="end"/>
        </w:r>
        <w:r>
          <w:t xml:space="preserve"> using a Role that has </w:t>
        </w:r>
        <w:proofErr w:type="spellStart"/>
        <w:r w:rsidRPr="00800296">
          <w:rPr>
            <w:i/>
            <w:iCs/>
          </w:rPr>
          <w:t>SecretsManagerReadWrite</w:t>
        </w:r>
        <w:proofErr w:type="spellEnd"/>
        <w:r>
          <w:t xml:space="preserve"> permissions in the Primary and Replica Region.</w:t>
        </w:r>
      </w:ins>
    </w:p>
    <w:p w14:paraId="7549FFC2" w14:textId="336F37A0" w:rsidR="00036898" w:rsidRDefault="00036898" w:rsidP="00036898">
      <w:pPr>
        <w:rPr>
          <w:ins w:id="184" w:author="Fatima A" w:date="2021-02-03T17:10:00Z"/>
        </w:rPr>
      </w:pPr>
    </w:p>
    <w:p w14:paraId="4CB5B603" w14:textId="77777777" w:rsidR="00036898" w:rsidRDefault="00036898">
      <w:pPr>
        <w:rPr>
          <w:ins w:id="185" w:author="Fatima A" w:date="2021-02-03T17:10:00Z"/>
        </w:rPr>
        <w:pPrChange w:id="186" w:author="Fatima A" w:date="2021-02-03T17:10:00Z">
          <w:pPr>
            <w:pStyle w:val="Heading2"/>
          </w:pPr>
        </w:pPrChange>
      </w:pPr>
    </w:p>
    <w:p w14:paraId="54EDEA2C" w14:textId="3A59F916" w:rsidR="00DA1C9C" w:rsidRDefault="00535606">
      <w:pPr>
        <w:pStyle w:val="Heading2"/>
      </w:pPr>
      <w:r>
        <w:t xml:space="preserve">Enable </w:t>
      </w:r>
      <w:ins w:id="187" w:author="Fatima A" w:date="2021-02-03T16:59:00Z">
        <w:r w:rsidR="005478FE">
          <w:t>r</w:t>
        </w:r>
      </w:ins>
      <w:del w:id="188" w:author="Fatima A" w:date="2021-02-03T16:59:00Z">
        <w:r w:rsidDel="005478FE">
          <w:delText>R</w:delText>
        </w:r>
      </w:del>
      <w:r>
        <w:t>eplication for secrets stored in AWS Secrets Manager</w:t>
      </w:r>
    </w:p>
    <w:p w14:paraId="463D7A7E" w14:textId="696310BA" w:rsidR="00DA1C9C" w:rsidRDefault="00535606">
      <w:r>
        <w:br/>
      </w:r>
      <w:moveFromRangeStart w:id="189" w:author="Fatima A" w:date="2021-02-03T15:51:00Z" w:name="move63259913"/>
      <w:moveFrom w:id="190" w:author="Fatima A" w:date="2021-02-03T15:51:00Z">
        <w:r w:rsidDel="00D0063E">
          <w:t>In this blog post, I will show you how to automatically replicate a secret and access it from the recovery region to support this Disaster Recovery plan.</w:t>
        </w:r>
      </w:moveFrom>
      <w:moveFromRangeEnd w:id="189"/>
    </w:p>
    <w:p w14:paraId="3F910BD1" w14:textId="0B931731" w:rsidR="00DA1C9C" w:rsidRDefault="00535606">
      <w:r>
        <w:t xml:space="preserve"> I will now walk you through the process of enabling Replication in </w:t>
      </w:r>
      <w:ins w:id="191" w:author="Microsoft Office User" w:date="2021-02-03T10:31:00Z">
        <w:r w:rsidR="00F3645E">
          <w:fldChar w:fldCharType="begin"/>
        </w:r>
        <w:r w:rsidR="00F3645E">
          <w:instrText xml:space="preserve"> HYPERLINK "https://aws.amazon.com/secrets-manager/" </w:instrText>
        </w:r>
        <w:r w:rsidR="00F3645E">
          <w:fldChar w:fldCharType="separate"/>
        </w:r>
        <w:del w:id="192" w:author="Microsoft Office User" w:date="2021-02-03T10:31:00Z">
          <w:r w:rsidRPr="00F3645E" w:rsidDel="00F92E37">
            <w:rPr>
              <w:rStyle w:val="Hyperlink"/>
            </w:rPr>
            <w:delText xml:space="preserve">AWS </w:delText>
          </w:r>
        </w:del>
        <w:r w:rsidRPr="00F3645E">
          <w:rPr>
            <w:rStyle w:val="Hyperlink"/>
          </w:rPr>
          <w:t>Secrets Manager</w:t>
        </w:r>
        <w:r w:rsidR="00F3645E">
          <w:fldChar w:fldCharType="end"/>
        </w:r>
      </w:ins>
      <w:r>
        <w:t xml:space="preserve"> for:</w:t>
      </w:r>
    </w:p>
    <w:p w14:paraId="3A7F14D0" w14:textId="5E5659F0" w:rsidR="00DA1C9C" w:rsidRDefault="00535606">
      <w:pPr>
        <w:pStyle w:val="ListParagraph"/>
        <w:numPr>
          <w:ilvl w:val="0"/>
          <w:numId w:val="3"/>
        </w:numPr>
      </w:pPr>
      <w:r>
        <w:t xml:space="preserve">A new secret that </w:t>
      </w:r>
      <w:del w:id="193" w:author="Fatima A" w:date="2021-02-03T16:59:00Z">
        <w:r w:rsidDel="00270AF5">
          <w:delText>I will create for my</w:delText>
        </w:r>
      </w:del>
      <w:ins w:id="194" w:author="Fatima A" w:date="2021-02-03T16:59:00Z">
        <w:r w:rsidR="00270AF5">
          <w:t>is created for your</w:t>
        </w:r>
      </w:ins>
      <w:r>
        <w:t xml:space="preserve"> </w:t>
      </w:r>
      <w:ins w:id="195" w:author="Microsoft Office User" w:date="2021-02-03T10:32:00Z">
        <w:r w:rsidR="00B333ED">
          <w:fldChar w:fldCharType="begin"/>
        </w:r>
        <w:r w:rsidR="00B333ED">
          <w:instrText xml:space="preserve"> HYPERLINK "https://aws.amazon.com/rds/" </w:instrText>
        </w:r>
        <w:r w:rsidR="00B333ED">
          <w:fldChar w:fldCharType="separate"/>
        </w:r>
        <w:r w:rsidR="00F77960" w:rsidRPr="00B333ED">
          <w:rPr>
            <w:rStyle w:val="Hyperlink"/>
          </w:rPr>
          <w:t xml:space="preserve">Amazon </w:t>
        </w:r>
        <w:r w:rsidRPr="00B333ED">
          <w:rPr>
            <w:rStyle w:val="Hyperlink"/>
          </w:rPr>
          <w:t>RDS</w:t>
        </w:r>
        <w:r w:rsidR="00B333ED">
          <w:fldChar w:fldCharType="end"/>
        </w:r>
      </w:ins>
      <w:r>
        <w:t xml:space="preserve"> database credentials.</w:t>
      </w:r>
    </w:p>
    <w:p w14:paraId="384E38C5" w14:textId="77777777" w:rsidR="00DA1C9C" w:rsidRDefault="00535606">
      <w:pPr>
        <w:pStyle w:val="ListParagraph"/>
        <w:numPr>
          <w:ilvl w:val="0"/>
          <w:numId w:val="3"/>
        </w:numPr>
      </w:pPr>
      <w:r>
        <w:t>An existing secret that is not configured for Replication.</w:t>
      </w:r>
    </w:p>
    <w:p w14:paraId="2BE4A2CD" w14:textId="77777777" w:rsidR="00DA1C9C" w:rsidRDefault="00DA1C9C"/>
    <w:p w14:paraId="2F618400" w14:textId="1DBECE0F" w:rsidR="007D59EA" w:rsidRPr="007D59EA" w:rsidDel="00570ADE" w:rsidRDefault="00345B10">
      <w:pPr>
        <w:rPr>
          <w:del w:id="196" w:author="Fatima A" w:date="2021-02-03T17:10:00Z"/>
        </w:rPr>
        <w:pPrChange w:id="197" w:author="Fatima A" w:date="2021-02-03T17:08:00Z">
          <w:pPr>
            <w:pStyle w:val="Heading3"/>
          </w:pPr>
        </w:pPrChange>
      </w:pPr>
      <w:commentRangeStart w:id="198"/>
      <w:ins w:id="199" w:author="Fatima A" w:date="2021-02-03T17:31:00Z">
        <w:r>
          <w:t xml:space="preserve">In </w:t>
        </w:r>
        <w:commentRangeEnd w:id="198"/>
        <w:r>
          <w:rPr>
            <w:rStyle w:val="CommentReference"/>
          </w:rPr>
          <w:commentReference w:id="198"/>
        </w:r>
        <w:r>
          <w:t>th</w:t>
        </w:r>
      </w:ins>
      <w:ins w:id="200" w:author="Fatima A" w:date="2021-02-03T17:34:00Z">
        <w:r w:rsidR="00F43448">
          <w:t xml:space="preserve">e first </w:t>
        </w:r>
      </w:ins>
      <w:ins w:id="201" w:author="Fatima A" w:date="2021-02-03T17:31:00Z">
        <w:r>
          <w:t xml:space="preserve">scenario, I will show you the steps to create a Secret in </w:t>
        </w:r>
        <w:r>
          <w:fldChar w:fldCharType="begin"/>
        </w:r>
        <w:r>
          <w:instrText>HYPERLINK "https://aws.amazon.com/secrets-manager/"</w:instrText>
        </w:r>
        <w:r>
          <w:fldChar w:fldCharType="separate"/>
        </w:r>
        <w:r w:rsidRPr="00B66ED6">
          <w:rPr>
            <w:rStyle w:val="Hyperlink"/>
          </w:rPr>
          <w:t>Secrets Manager</w:t>
        </w:r>
        <w:r>
          <w:fldChar w:fldCharType="end"/>
        </w:r>
        <w:r>
          <w:t xml:space="preserve"> in the Primary Region (us-east-1) and enable replication for the Replica Region (us-west-2).</w:t>
        </w:r>
      </w:ins>
      <w:del w:id="202" w:author="Fatima A" w:date="2021-02-03T17:10:00Z">
        <w:r w:rsidR="00535606" w:rsidDel="00570ADE">
          <w:delText>Pre</w:delText>
        </w:r>
      </w:del>
      <w:del w:id="203" w:author="Fatima A" w:date="2021-02-03T17:08:00Z">
        <w:r w:rsidR="00535606" w:rsidDel="00E06025">
          <w:delText>-</w:delText>
        </w:r>
      </w:del>
      <w:del w:id="204" w:author="Fatima A" w:date="2021-02-03T17:10:00Z">
        <w:r w:rsidR="00535606" w:rsidDel="00570ADE">
          <w:delText>requisites:</w:delText>
        </w:r>
      </w:del>
    </w:p>
    <w:p w14:paraId="10C4959A" w14:textId="004E3357" w:rsidR="00DA1C9C" w:rsidDel="00570ADE" w:rsidRDefault="00B333ED">
      <w:pPr>
        <w:pStyle w:val="ListParagraph"/>
        <w:numPr>
          <w:ilvl w:val="0"/>
          <w:numId w:val="15"/>
        </w:numPr>
        <w:rPr>
          <w:del w:id="205" w:author="Fatima A" w:date="2021-02-03T17:10:00Z"/>
        </w:rPr>
        <w:pPrChange w:id="206" w:author="Fatima A" w:date="2021-02-03T17:09:00Z">
          <w:pPr>
            <w:pStyle w:val="ListParagraph"/>
            <w:numPr>
              <w:numId w:val="1"/>
            </w:numPr>
            <w:ind w:hanging="360"/>
          </w:pPr>
        </w:pPrChange>
      </w:pPr>
      <w:ins w:id="207" w:author="Microsoft Office User" w:date="2021-02-03T10:32:00Z">
        <w:del w:id="208" w:author="Fatima A" w:date="2021-02-03T17:10:00Z">
          <w:r w:rsidDel="00570ADE">
            <w:fldChar w:fldCharType="begin"/>
          </w:r>
          <w:r w:rsidDel="00570ADE">
            <w:delInstrText xml:space="preserve"> HYPERLINK "https://aws.amazon.com/rds/" </w:delInstrText>
          </w:r>
          <w:r w:rsidDel="00570ADE">
            <w:fldChar w:fldCharType="separate"/>
          </w:r>
          <w:r w:rsidR="00F3645E" w:rsidRPr="00B333ED" w:rsidDel="00570ADE">
            <w:rPr>
              <w:rStyle w:val="Hyperlink"/>
            </w:rPr>
            <w:delText xml:space="preserve">Amazon </w:delText>
          </w:r>
          <w:r w:rsidR="00535606" w:rsidRPr="00B333ED" w:rsidDel="00570ADE">
            <w:rPr>
              <w:rStyle w:val="Hyperlink"/>
            </w:rPr>
            <w:delText>RDS</w:delText>
          </w:r>
          <w:r w:rsidDel="00570ADE">
            <w:fldChar w:fldCharType="end"/>
          </w:r>
        </w:del>
      </w:ins>
      <w:del w:id="209" w:author="Fatima A" w:date="2021-02-03T17:10:00Z">
        <w:r w:rsidR="00535606" w:rsidDel="00570ADE">
          <w:delText xml:space="preserve"> DB Instance is configured in the Primary Region with replication configured in the Replica Region.</w:delText>
        </w:r>
      </w:del>
    </w:p>
    <w:p w14:paraId="60ABE905" w14:textId="78A80684" w:rsidR="00DA1C9C" w:rsidDel="00570ADE" w:rsidRDefault="00B57862">
      <w:pPr>
        <w:pStyle w:val="ListParagraph"/>
        <w:numPr>
          <w:ilvl w:val="0"/>
          <w:numId w:val="15"/>
        </w:numPr>
        <w:rPr>
          <w:del w:id="210" w:author="Fatima A" w:date="2021-02-03T17:10:00Z"/>
        </w:rPr>
        <w:pPrChange w:id="211" w:author="Fatima A" w:date="2021-02-03T17:09:00Z">
          <w:pPr>
            <w:pStyle w:val="ListParagraph"/>
            <w:numPr>
              <w:numId w:val="1"/>
            </w:numPr>
            <w:ind w:hanging="360"/>
          </w:pPr>
        </w:pPrChange>
      </w:pPr>
      <w:ins w:id="212" w:author="Microsoft Office User" w:date="2021-02-03T10:32:00Z">
        <w:del w:id="213" w:author="Fatima A" w:date="2021-02-03T17:10:00Z">
          <w:r w:rsidDel="00570ADE">
            <w:fldChar w:fldCharType="begin"/>
          </w:r>
          <w:r w:rsidDel="00570ADE">
            <w:delInstrText xml:space="preserve"> HYPERLINK "https://aws.amazon.com/route53/" </w:delInstrText>
          </w:r>
          <w:r w:rsidDel="00570ADE">
            <w:fldChar w:fldCharType="separate"/>
          </w:r>
          <w:r w:rsidR="00535606" w:rsidRPr="00B57862" w:rsidDel="00570ADE">
            <w:rPr>
              <w:rStyle w:val="Hyperlink"/>
            </w:rPr>
            <w:delText xml:space="preserve"> Route53</w:delText>
          </w:r>
          <w:r w:rsidDel="00570ADE">
            <w:fldChar w:fldCharType="end"/>
          </w:r>
        </w:del>
      </w:ins>
      <w:del w:id="214" w:author="Fatima A" w:date="2021-02-03T17:10:00Z">
        <w:r w:rsidR="00535606" w:rsidDel="00570ADE">
          <w:delText xml:space="preserve"> </w:delText>
        </w:r>
        <w:r w:rsidR="00BF52A1" w:rsidDel="00570ADE">
          <w:fldChar w:fldCharType="begin"/>
        </w:r>
        <w:r w:rsidR="00BF52A1" w:rsidDel="00570ADE">
          <w:delInstrText xml:space="preserve"> HYPERLINK "https://docs.aws.amazon.com/Route53/latest/DeveloperGuide/routing-to-rds-db.html" \h </w:delInstrText>
        </w:r>
        <w:r w:rsidR="00BF52A1" w:rsidDel="00570ADE">
          <w:fldChar w:fldCharType="separate"/>
        </w:r>
        <w:r w:rsidR="00535606" w:rsidDel="00570ADE">
          <w:rPr>
            <w:rStyle w:val="Hyperlink"/>
          </w:rPr>
          <w:delText>CNAME Record for my Database endpoint</w:delText>
        </w:r>
        <w:r w:rsidR="00BF52A1" w:rsidDel="00570ADE">
          <w:rPr>
            <w:rStyle w:val="Hyperlink"/>
          </w:rPr>
          <w:fldChar w:fldCharType="end"/>
        </w:r>
        <w:r w:rsidR="00535606" w:rsidDel="00570ADE">
          <w:delText xml:space="preserve"> configured in the Primary Region</w:delText>
        </w:r>
      </w:del>
    </w:p>
    <w:p w14:paraId="3E1747DF" w14:textId="03DD44D5" w:rsidR="00DA1C9C" w:rsidDel="00570ADE" w:rsidRDefault="00535606">
      <w:pPr>
        <w:pStyle w:val="ListParagraph"/>
        <w:numPr>
          <w:ilvl w:val="0"/>
          <w:numId w:val="15"/>
        </w:numPr>
        <w:rPr>
          <w:del w:id="215" w:author="Fatima A" w:date="2021-02-03T17:10:00Z"/>
        </w:rPr>
        <w:pPrChange w:id="216" w:author="Fatima A" w:date="2021-02-03T17:09:00Z">
          <w:pPr>
            <w:pStyle w:val="ListParagraph"/>
            <w:numPr>
              <w:numId w:val="1"/>
            </w:numPr>
            <w:ind w:hanging="360"/>
          </w:pPr>
        </w:pPrChange>
      </w:pPr>
      <w:del w:id="217" w:author="Fatima A" w:date="2021-02-03T17:10:00Z">
        <w:r w:rsidDel="00570ADE">
          <w:delText xml:space="preserve">The </w:delText>
        </w:r>
      </w:del>
      <w:ins w:id="218" w:author="Microsoft Office User" w:date="2021-02-03T10:33:00Z">
        <w:del w:id="219" w:author="Fatima A" w:date="2021-02-03T17:10:00Z">
          <w:r w:rsidR="00214261" w:rsidDel="00570ADE">
            <w:fldChar w:fldCharType="begin"/>
          </w:r>
          <w:r w:rsidR="00214261" w:rsidDel="00570ADE">
            <w:delInstrText xml:space="preserve"> HYPERLINK "https://aws.amazon.com/lambda/" </w:delInstrText>
          </w:r>
          <w:r w:rsidR="00214261" w:rsidDel="00570ADE">
            <w:fldChar w:fldCharType="separate"/>
          </w:r>
          <w:r w:rsidRPr="00214261" w:rsidDel="00570ADE">
            <w:rPr>
              <w:rStyle w:val="Hyperlink"/>
            </w:rPr>
            <w:delText>Lambda</w:delText>
          </w:r>
          <w:r w:rsidR="00214261" w:rsidDel="00570ADE">
            <w:fldChar w:fldCharType="end"/>
          </w:r>
        </w:del>
      </w:ins>
      <w:del w:id="220" w:author="Fatima A" w:date="2021-02-03T17:10:00Z">
        <w:r w:rsidDel="00570ADE">
          <w:delText xml:space="preserve"> function is configured to connect with the </w:delText>
        </w:r>
      </w:del>
      <w:ins w:id="221" w:author="Microsoft Office User" w:date="2021-02-03T10:32:00Z">
        <w:del w:id="222" w:author="Fatima A" w:date="2021-02-03T17:10:00Z">
          <w:r w:rsidR="008B724B" w:rsidDel="00570ADE">
            <w:fldChar w:fldCharType="begin"/>
          </w:r>
          <w:r w:rsidR="008B724B" w:rsidDel="00570ADE">
            <w:delInstrText xml:space="preserve"> HYPERLINK "https://aws.amazon.com/rds/" </w:delInstrText>
          </w:r>
          <w:r w:rsidR="008B724B" w:rsidDel="00570ADE">
            <w:fldChar w:fldCharType="separate"/>
          </w:r>
          <w:r w:rsidR="007A02C8" w:rsidRPr="008B724B" w:rsidDel="00570ADE">
            <w:rPr>
              <w:rStyle w:val="Hyperlink"/>
            </w:rPr>
            <w:delText>Amazon RDS</w:delText>
          </w:r>
          <w:r w:rsidR="008B724B" w:rsidDel="00570ADE">
            <w:fldChar w:fldCharType="end"/>
          </w:r>
          <w:r w:rsidR="007A02C8" w:rsidDel="00570ADE">
            <w:delText xml:space="preserve"> </w:delText>
          </w:r>
        </w:del>
      </w:ins>
      <w:del w:id="223" w:author="Fatima A" w:date="2021-02-03T17:10:00Z">
        <w:r w:rsidDel="00570ADE">
          <w:delText xml:space="preserve">Database and Secrets Manager following the procedure in this </w:delText>
        </w:r>
        <w:r w:rsidR="00BF52A1" w:rsidDel="00570ADE">
          <w:fldChar w:fldCharType="begin"/>
        </w:r>
        <w:r w:rsidR="00BF52A1" w:rsidDel="00570ADE">
          <w:delInstrText xml:space="preserve"> HYPERLINK "https://aws.amazon.com/blogs/security/how-to-securely-provide-database-credentials-to-lambda-functions-by-using-aws-secrets-manager/" \h </w:delInstrText>
        </w:r>
        <w:r w:rsidR="00BF52A1" w:rsidDel="00570ADE">
          <w:fldChar w:fldCharType="separate"/>
        </w:r>
        <w:r w:rsidDel="00570ADE">
          <w:rPr>
            <w:rStyle w:val="Hyperlink"/>
          </w:rPr>
          <w:delText>Blog Post.</w:delText>
        </w:r>
        <w:r w:rsidR="00BF52A1" w:rsidDel="00570ADE">
          <w:rPr>
            <w:rStyle w:val="Hyperlink"/>
          </w:rPr>
          <w:fldChar w:fldCharType="end"/>
        </w:r>
      </w:del>
    </w:p>
    <w:p w14:paraId="1E2D14CC" w14:textId="3BF379FE" w:rsidR="00DA1C9C" w:rsidDel="00570ADE" w:rsidRDefault="00535606">
      <w:pPr>
        <w:pStyle w:val="ListParagraph"/>
        <w:numPr>
          <w:ilvl w:val="0"/>
          <w:numId w:val="15"/>
        </w:numPr>
        <w:rPr>
          <w:del w:id="224" w:author="Fatima A" w:date="2021-02-03T17:10:00Z"/>
        </w:rPr>
        <w:pPrChange w:id="225" w:author="Fatima A" w:date="2021-02-03T17:09:00Z">
          <w:pPr>
            <w:pStyle w:val="ListParagraph"/>
            <w:numPr>
              <w:numId w:val="1"/>
            </w:numPr>
            <w:ind w:hanging="360"/>
          </w:pPr>
        </w:pPrChange>
      </w:pPr>
      <w:del w:id="226" w:author="Fatima A" w:date="2021-02-03T17:00:00Z">
        <w:r w:rsidDel="00D45C21">
          <w:delText>I l</w:delText>
        </w:r>
      </w:del>
      <w:del w:id="227" w:author="Fatima A" w:date="2021-02-03T17:10:00Z">
        <w:r w:rsidDel="00570ADE">
          <w:delText xml:space="preserve">ogin to the </w:delText>
        </w:r>
      </w:del>
      <w:ins w:id="228" w:author="Microsoft Office User" w:date="2021-02-03T10:33:00Z">
        <w:del w:id="229" w:author="Fatima A" w:date="2021-02-03T17:10:00Z">
          <w:r w:rsidR="00C22B70" w:rsidDel="00570ADE">
            <w:fldChar w:fldCharType="begin"/>
          </w:r>
          <w:r w:rsidR="00C22B70" w:rsidDel="00570ADE">
            <w:delInstrText xml:space="preserve"> HYPERLINK "https://aws.amazon.com/console/" </w:delInstrText>
          </w:r>
          <w:r w:rsidR="00C22B70" w:rsidDel="00570ADE">
            <w:fldChar w:fldCharType="separate"/>
          </w:r>
          <w:r w:rsidRPr="00C22B70" w:rsidDel="00570ADE">
            <w:rPr>
              <w:rStyle w:val="Hyperlink"/>
            </w:rPr>
            <w:delText>AWS Management Console</w:delText>
          </w:r>
          <w:r w:rsidR="00C22B70" w:rsidDel="00570ADE">
            <w:fldChar w:fldCharType="end"/>
          </w:r>
        </w:del>
      </w:ins>
      <w:del w:id="230" w:author="Fatima A" w:date="2021-02-03T17:10:00Z">
        <w:r w:rsidDel="00570ADE">
          <w:delText xml:space="preserve"> using a Role that has </w:delText>
        </w:r>
        <w:r w:rsidRPr="00BE709D" w:rsidDel="00570ADE">
          <w:rPr>
            <w:i/>
            <w:iCs/>
            <w:rPrChange w:id="231" w:author="Microsoft Office User" w:date="2021-02-03T10:33:00Z">
              <w:rPr/>
            </w:rPrChange>
          </w:rPr>
          <w:delText>SecretsManagerReadWrite</w:delText>
        </w:r>
        <w:r w:rsidDel="00570ADE">
          <w:delText xml:space="preserve"> permissions in the Primary and Replica Region.</w:delText>
        </w:r>
      </w:del>
    </w:p>
    <w:p w14:paraId="4283A755" w14:textId="77777777" w:rsidR="00DA1C9C" w:rsidRDefault="00DA1C9C"/>
    <w:p w14:paraId="4FB73DD2" w14:textId="112CEF40" w:rsidR="00DA1C9C" w:rsidRDefault="000C5892">
      <w:pPr>
        <w:pStyle w:val="Heading3"/>
      </w:pPr>
      <w:ins w:id="232" w:author="Fatima A" w:date="2021-02-03T17:12:00Z">
        <w:r>
          <w:t>To c</w:t>
        </w:r>
      </w:ins>
      <w:del w:id="233" w:author="Fatima A" w:date="2021-02-03T17:12:00Z">
        <w:r w:rsidR="00535606" w:rsidDel="000C5892">
          <w:delText>C</w:delText>
        </w:r>
      </w:del>
      <w:r w:rsidR="00535606">
        <w:t xml:space="preserve">reate a </w:t>
      </w:r>
      <w:del w:id="234" w:author="Fatima A" w:date="2021-02-03T17:12:00Z">
        <w:r w:rsidR="00535606" w:rsidDel="000C5892">
          <w:delText xml:space="preserve">Secret </w:delText>
        </w:r>
      </w:del>
      <w:ins w:id="235" w:author="Fatima A" w:date="2021-02-03T17:12:00Z">
        <w:r>
          <w:t xml:space="preserve">secret </w:t>
        </w:r>
      </w:ins>
      <w:r w:rsidR="00535606">
        <w:t xml:space="preserve">with </w:t>
      </w:r>
      <w:del w:id="236" w:author="Fatima A" w:date="2021-02-03T17:12:00Z">
        <w:r w:rsidR="00535606" w:rsidDel="000C5892">
          <w:delText xml:space="preserve">Replication </w:delText>
        </w:r>
      </w:del>
      <w:ins w:id="237" w:author="Fatima A" w:date="2021-02-03T17:12:00Z">
        <w:r>
          <w:t xml:space="preserve">replication </w:t>
        </w:r>
      </w:ins>
      <w:r w:rsidR="00535606">
        <w:t>enabled</w:t>
      </w:r>
    </w:p>
    <w:p w14:paraId="43CB883E" w14:textId="51AE3852" w:rsidR="00DA1C9C" w:rsidRDefault="00535606">
      <w:r>
        <w:br/>
      </w:r>
      <w:commentRangeStart w:id="238"/>
      <w:del w:id="239" w:author="Fatima A" w:date="2021-02-03T17:31:00Z">
        <w:r w:rsidDel="00221432">
          <w:delText xml:space="preserve">In </w:delText>
        </w:r>
        <w:commentRangeEnd w:id="238"/>
        <w:r w:rsidR="00770279" w:rsidDel="00221432">
          <w:rPr>
            <w:rStyle w:val="CommentReference"/>
          </w:rPr>
          <w:commentReference w:id="238"/>
        </w:r>
        <w:r w:rsidDel="00221432">
          <w:delText xml:space="preserve">this scenario, I will show you the steps to create a Secret in </w:delText>
        </w:r>
      </w:del>
      <w:ins w:id="240" w:author="Microsoft Office User" w:date="2021-02-03T10:34:00Z">
        <w:del w:id="241" w:author="Fatima A" w:date="2021-02-03T17:31:00Z">
          <w:r w:rsidR="00B66ED6" w:rsidDel="00221432">
            <w:fldChar w:fldCharType="begin"/>
          </w:r>
        </w:del>
      </w:ins>
      <w:ins w:id="242" w:author="Microsoft Office User" w:date="2021-02-03T10:35:00Z">
        <w:del w:id="243" w:author="Fatima A" w:date="2021-02-03T17:31:00Z">
          <w:r w:rsidR="00670796" w:rsidDel="00221432">
            <w:delInstrText>HYPERLINK "https://aws.amazon.com/secrets-manager/"</w:delInstrText>
          </w:r>
        </w:del>
      </w:ins>
      <w:ins w:id="244" w:author="Microsoft Office User" w:date="2021-02-03T10:34:00Z">
        <w:del w:id="245" w:author="Fatima A" w:date="2021-02-03T17:31:00Z">
          <w:r w:rsidR="00B66ED6" w:rsidDel="00221432">
            <w:fldChar w:fldCharType="separate"/>
          </w:r>
          <w:r w:rsidRPr="00B66ED6" w:rsidDel="00221432">
            <w:rPr>
              <w:rStyle w:val="Hyperlink"/>
            </w:rPr>
            <w:delText>AWS Secrets Manager</w:delText>
          </w:r>
          <w:r w:rsidR="00B66ED6" w:rsidDel="00221432">
            <w:fldChar w:fldCharType="end"/>
          </w:r>
        </w:del>
      </w:ins>
      <w:del w:id="246" w:author="Fatima A" w:date="2021-02-03T17:31:00Z">
        <w:r w:rsidDel="00221432">
          <w:delText xml:space="preserve"> in the Primary Region (us-east-1) and enable replication for the Replica Region (us-west-2). I will create a Secret for my </w:delText>
        </w:r>
      </w:del>
      <w:ins w:id="247" w:author="Microsoft Office User" w:date="2021-02-03T10:34:00Z">
        <w:del w:id="248" w:author="Fatima A" w:date="2021-02-03T17:31:00Z">
          <w:r w:rsidR="00A637A9" w:rsidDel="00221432">
            <w:fldChar w:fldCharType="begin"/>
          </w:r>
          <w:r w:rsidR="00A637A9" w:rsidDel="00221432">
            <w:delInstrText xml:space="preserve"> HYPERLINK "https://aws.amazon.com/rds/" </w:delInstrText>
          </w:r>
          <w:r w:rsidR="00A637A9" w:rsidDel="00221432">
            <w:fldChar w:fldCharType="separate"/>
          </w:r>
          <w:r w:rsidR="00675B96" w:rsidRPr="00A637A9" w:rsidDel="00221432">
            <w:rPr>
              <w:rStyle w:val="Hyperlink"/>
            </w:rPr>
            <w:delText xml:space="preserve">Amazon </w:delText>
          </w:r>
          <w:r w:rsidRPr="00A637A9" w:rsidDel="00221432">
            <w:rPr>
              <w:rStyle w:val="Hyperlink"/>
            </w:rPr>
            <w:delText>RDS</w:delText>
          </w:r>
          <w:r w:rsidR="00A637A9" w:rsidDel="00221432">
            <w:fldChar w:fldCharType="end"/>
          </w:r>
        </w:del>
      </w:ins>
      <w:del w:id="249" w:author="Fatima A" w:date="2021-02-03T17:31:00Z">
        <w:r w:rsidDel="00221432">
          <w:delText xml:space="preserve"> Database credentials.</w:delText>
        </w:r>
      </w:del>
    </w:p>
    <w:p w14:paraId="72367C06" w14:textId="77777777" w:rsidR="00DA1C9C" w:rsidRDefault="00DA1C9C"/>
    <w:p w14:paraId="2F40F9A7" w14:textId="09D34902" w:rsidR="00DA1C9C" w:rsidRDefault="00535606">
      <w:pPr>
        <w:pStyle w:val="ListParagraph"/>
        <w:numPr>
          <w:ilvl w:val="0"/>
          <w:numId w:val="4"/>
        </w:numPr>
      </w:pPr>
      <w:del w:id="250" w:author="Fatima A" w:date="2021-02-03T17:36:00Z">
        <w:r w:rsidDel="004D1194">
          <w:delText>I t</w:delText>
        </w:r>
      </w:del>
      <w:ins w:id="251" w:author="Fatima A" w:date="2021-02-12T12:04:00Z">
        <w:r w:rsidR="001E7D08">
          <w:t>Navigate</w:t>
        </w:r>
      </w:ins>
      <w:del w:id="252" w:author="Fatima A" w:date="2021-02-12T12:04:00Z">
        <w:r w:rsidDel="001E7D08">
          <w:delText>raverse</w:delText>
        </w:r>
      </w:del>
      <w:r>
        <w:t xml:space="preserve"> to the</w:t>
      </w:r>
      <w:r>
        <w:rPr>
          <w:b/>
        </w:rPr>
        <w:t xml:space="preserve"> </w:t>
      </w:r>
      <w:ins w:id="253" w:author="Microsoft Office User" w:date="2021-02-03T10:35:00Z">
        <w:r w:rsidR="004E0C92">
          <w:rPr>
            <w:bCs/>
          </w:rPr>
          <w:fldChar w:fldCharType="begin"/>
        </w:r>
        <w:r w:rsidR="004E0C92">
          <w:rPr>
            <w:bCs/>
          </w:rPr>
          <w:instrText xml:space="preserve"> HYPERLINK "https://aws.amazon.com/secrets-manager/" </w:instrText>
        </w:r>
        <w:r w:rsidR="004E0C92">
          <w:rPr>
            <w:bCs/>
          </w:rPr>
          <w:fldChar w:fldCharType="separate"/>
        </w:r>
        <w:r w:rsidRPr="004E0C92">
          <w:rPr>
            <w:rStyle w:val="Hyperlink"/>
            <w:bCs/>
            <w:rPrChange w:id="254" w:author="Microsoft Office User" w:date="2021-02-03T10:34:00Z">
              <w:rPr>
                <w:b/>
              </w:rPr>
            </w:rPrChange>
          </w:rPr>
          <w:t>Secrets Manager</w:t>
        </w:r>
        <w:r w:rsidR="004E0C92">
          <w:rPr>
            <w:bCs/>
          </w:rPr>
          <w:fldChar w:fldCharType="end"/>
        </w:r>
      </w:ins>
      <w:r>
        <w:rPr>
          <w:b/>
        </w:rPr>
        <w:t xml:space="preserve"> </w:t>
      </w:r>
      <w:r>
        <w:t xml:space="preserve">service console from </w:t>
      </w:r>
      <w:ins w:id="255" w:author="Microsoft Office User" w:date="2021-02-03T10:36:00Z">
        <w:r w:rsidR="00176589">
          <w:fldChar w:fldCharType="begin"/>
        </w:r>
        <w:r w:rsidR="00176589">
          <w:instrText xml:space="preserve"> HYPERLINK "https://aws.amazon.com/console/" </w:instrText>
        </w:r>
        <w:r w:rsidR="00176589">
          <w:fldChar w:fldCharType="separate"/>
        </w:r>
        <w:r w:rsidRPr="00176589">
          <w:rPr>
            <w:rStyle w:val="Hyperlink"/>
          </w:rPr>
          <w:t xml:space="preserve">the </w:t>
        </w:r>
        <w:del w:id="256" w:author="Microsoft Office User" w:date="2021-02-03T10:35:00Z">
          <w:r w:rsidRPr="00176589" w:rsidDel="00BD1BC3">
            <w:rPr>
              <w:rStyle w:val="Hyperlink"/>
            </w:rPr>
            <w:delText xml:space="preserve">AWS Management </w:delText>
          </w:r>
        </w:del>
        <w:r w:rsidRPr="00176589">
          <w:rPr>
            <w:rStyle w:val="Hyperlink"/>
          </w:rPr>
          <w:t>console</w:t>
        </w:r>
        <w:r w:rsidR="00176589">
          <w:fldChar w:fldCharType="end"/>
        </w:r>
      </w:ins>
      <w:r>
        <w:t xml:space="preserve"> in </w:t>
      </w:r>
      <w:del w:id="257" w:author="Fatima A" w:date="2021-02-03T17:36:00Z">
        <w:r w:rsidDel="00B931E9">
          <w:delText xml:space="preserve">my </w:delText>
        </w:r>
      </w:del>
      <w:r>
        <w:t>Primary Region (N. Virginia)</w:t>
      </w:r>
    </w:p>
    <w:p w14:paraId="6AB63EBA" w14:textId="77777777" w:rsidR="00DA1C9C" w:rsidRDefault="00535606">
      <w:r>
        <w:rPr>
          <w:noProof/>
        </w:rPr>
        <w:drawing>
          <wp:anchor distT="0" distB="0" distL="114300" distR="114300" simplePos="0" relativeHeight="251648512" behindDoc="0" locked="0" layoutInCell="1" allowOverlap="1" wp14:anchorId="487EDB88" wp14:editId="45B8BBB6">
            <wp:simplePos x="0" y="0"/>
            <wp:positionH relativeFrom="column">
              <wp:align>center</wp:align>
            </wp:positionH>
            <wp:positionV relativeFrom="paragraph">
              <wp:posOffset>2540</wp:posOffset>
            </wp:positionV>
            <wp:extent cx="5352176" cy="562062"/>
            <wp:effectExtent l="0" t="0" r="0" b="0"/>
            <wp:wrapTopAndBottom/>
            <wp:docPr id="16" name="media/VAN9CA1ml3N.png"/>
            <wp:cNvGraphicFramePr/>
            <a:graphic xmlns:a="http://schemas.openxmlformats.org/drawingml/2006/main">
              <a:graphicData uri="http://schemas.openxmlformats.org/drawingml/2006/picture">
                <pic:pic xmlns:pic="http://schemas.openxmlformats.org/drawingml/2006/picture">
                  <pic:nvPicPr>
                    <pic:cNvPr id="0" name="media/VAN9CA1ml3N.png"/>
                    <pic:cNvPicPr/>
                  </pic:nvPicPr>
                  <pic:blipFill>
                    <a:blip r:embed="rId11"/>
                    <a:stretch>
                      <a:fillRect/>
                    </a:stretch>
                  </pic:blipFill>
                  <pic:spPr>
                    <a:xfrm>
                      <a:off x="0" y="0"/>
                      <a:ext cx="5352176" cy="562062"/>
                    </a:xfrm>
                    <a:prstGeom prst="rect">
                      <a:avLst/>
                    </a:prstGeom>
                  </pic:spPr>
                </pic:pic>
              </a:graphicData>
            </a:graphic>
          </wp:anchor>
        </w:drawing>
      </w:r>
    </w:p>
    <w:p w14:paraId="6C915536" w14:textId="77777777" w:rsidR="00DA1C9C" w:rsidRDefault="00DA1C9C"/>
    <w:p w14:paraId="1E7EEB2F" w14:textId="7F3189D8" w:rsidR="00DA1C9C" w:rsidRDefault="00535606" w:rsidP="004F1FF8">
      <w:pPr>
        <w:pStyle w:val="ListParagraph"/>
        <w:numPr>
          <w:ilvl w:val="0"/>
          <w:numId w:val="4"/>
        </w:numPr>
      </w:pPr>
      <w:r>
        <w:t>Next,</w:t>
      </w:r>
      <w:del w:id="258" w:author="Fatima A" w:date="2021-02-03T17:36:00Z">
        <w:r w:rsidDel="00F70A7A">
          <w:delText xml:space="preserve"> I</w:delText>
        </w:r>
      </w:del>
      <w:r>
        <w:t xml:space="preserve"> click “Store a new secret”.</w:t>
      </w:r>
    </w:p>
    <w:p w14:paraId="06113994" w14:textId="77777777" w:rsidR="00DA1C9C" w:rsidRDefault="00535606">
      <w:r>
        <w:rPr>
          <w:noProof/>
        </w:rPr>
        <w:drawing>
          <wp:anchor distT="0" distB="0" distL="114300" distR="114300" simplePos="0" relativeHeight="251649536" behindDoc="0" locked="0" layoutInCell="1" allowOverlap="1" wp14:anchorId="5B05FDA5" wp14:editId="0FE09C8E">
            <wp:simplePos x="0" y="0"/>
            <wp:positionH relativeFrom="column">
              <wp:align>center</wp:align>
            </wp:positionH>
            <wp:positionV relativeFrom="paragraph">
              <wp:posOffset>2540</wp:posOffset>
            </wp:positionV>
            <wp:extent cx="5352176" cy="897622"/>
            <wp:effectExtent l="0" t="0" r="0" b="0"/>
            <wp:wrapTopAndBottom/>
            <wp:docPr id="17" name="media/VAN9CA5k6hR.png"/>
            <wp:cNvGraphicFramePr/>
            <a:graphic xmlns:a="http://schemas.openxmlformats.org/drawingml/2006/main">
              <a:graphicData uri="http://schemas.openxmlformats.org/drawingml/2006/picture">
                <pic:pic xmlns:pic="http://schemas.openxmlformats.org/drawingml/2006/picture">
                  <pic:nvPicPr>
                    <pic:cNvPr id="0" name="media/VAN9CA5k6hR.png"/>
                    <pic:cNvPicPr/>
                  </pic:nvPicPr>
                  <pic:blipFill>
                    <a:blip r:embed="rId12"/>
                    <a:stretch>
                      <a:fillRect/>
                    </a:stretch>
                  </pic:blipFill>
                  <pic:spPr>
                    <a:xfrm>
                      <a:off x="0" y="0"/>
                      <a:ext cx="5352176" cy="897622"/>
                    </a:xfrm>
                    <a:prstGeom prst="rect">
                      <a:avLst/>
                    </a:prstGeom>
                  </pic:spPr>
                </pic:pic>
              </a:graphicData>
            </a:graphic>
          </wp:anchor>
        </w:drawing>
      </w:r>
    </w:p>
    <w:p w14:paraId="5DDA8B86" w14:textId="77777777" w:rsidR="00DA1C9C" w:rsidRDefault="00DA1C9C"/>
    <w:p w14:paraId="24278CB1" w14:textId="044FE445" w:rsidR="00DA1C9C" w:rsidRDefault="00535606" w:rsidP="004F1FF8">
      <w:pPr>
        <w:pStyle w:val="ListParagraph"/>
        <w:numPr>
          <w:ilvl w:val="0"/>
          <w:numId w:val="4"/>
        </w:numPr>
      </w:pPr>
      <w:r>
        <w:t xml:space="preserve">On the next screen, </w:t>
      </w:r>
      <w:del w:id="259" w:author="Fatima A" w:date="2021-02-03T17:36:00Z">
        <w:r w:rsidDel="008818CC">
          <w:delText xml:space="preserve">I </w:delText>
        </w:r>
      </w:del>
      <w:r>
        <w:t xml:space="preserve">enter the </w:t>
      </w:r>
      <w:ins w:id="260" w:author="Microsoft Office User" w:date="2021-02-03T10:36:00Z">
        <w:r w:rsidR="00FC184A">
          <w:fldChar w:fldCharType="begin"/>
        </w:r>
        <w:r w:rsidR="00FC184A">
          <w:instrText xml:space="preserve"> HYPERLINK "https://aws.amazon.com/rds/" </w:instrText>
        </w:r>
        <w:r w:rsidR="00FC184A">
          <w:fldChar w:fldCharType="separate"/>
        </w:r>
        <w:r w:rsidR="00953337" w:rsidRPr="00FC184A">
          <w:rPr>
            <w:rStyle w:val="Hyperlink"/>
          </w:rPr>
          <w:t xml:space="preserve">Amazon </w:t>
        </w:r>
        <w:r w:rsidRPr="00FC184A">
          <w:rPr>
            <w:rStyle w:val="Hyperlink"/>
          </w:rPr>
          <w:t>RDS</w:t>
        </w:r>
        <w:r w:rsidR="00FC184A">
          <w:fldChar w:fldCharType="end"/>
        </w:r>
        <w:r w:rsidR="00953337">
          <w:t xml:space="preserve"> </w:t>
        </w:r>
        <w:del w:id="261" w:author="Fatima A" w:date="2021-02-12T11:59:00Z">
          <w:r w:rsidR="00953337" w:rsidDel="003E0563">
            <w:delText>D</w:delText>
          </w:r>
        </w:del>
      </w:ins>
      <w:ins w:id="262" w:author="Fatima A" w:date="2021-02-12T11:59:00Z">
        <w:r w:rsidR="003E0563">
          <w:t>d</w:t>
        </w:r>
      </w:ins>
      <w:ins w:id="263" w:author="Microsoft Office User" w:date="2021-02-03T10:36:00Z">
        <w:r w:rsidR="00953337">
          <w:t>atabase</w:t>
        </w:r>
      </w:ins>
      <w:r>
        <w:t xml:space="preserve"> credentials that will be used to connect with the </w:t>
      </w:r>
      <w:ins w:id="264" w:author="Microsoft Office User" w:date="2021-02-03T10:36:00Z">
        <w:r w:rsidR="00FC184A">
          <w:fldChar w:fldCharType="begin"/>
        </w:r>
        <w:r w:rsidR="00FC184A">
          <w:instrText xml:space="preserve"> HYPERLINK "https://aws.amazon.com/rds/" </w:instrText>
        </w:r>
        <w:r w:rsidR="00FC184A">
          <w:fldChar w:fldCharType="separate"/>
        </w:r>
        <w:r w:rsidR="009A4286" w:rsidRPr="00FC184A">
          <w:rPr>
            <w:rStyle w:val="Hyperlink"/>
          </w:rPr>
          <w:t xml:space="preserve">Amazon </w:t>
        </w:r>
        <w:r w:rsidRPr="00FC184A">
          <w:rPr>
            <w:rStyle w:val="Hyperlink"/>
          </w:rPr>
          <w:t>RDS</w:t>
        </w:r>
        <w:r w:rsidR="00FC184A">
          <w:fldChar w:fldCharType="end"/>
        </w:r>
      </w:ins>
      <w:r>
        <w:t xml:space="preserve"> </w:t>
      </w:r>
      <w:del w:id="265" w:author="Fatima A" w:date="2021-02-12T11:59:00Z">
        <w:r w:rsidDel="003E0563">
          <w:delText xml:space="preserve">Database </w:delText>
        </w:r>
      </w:del>
      <w:ins w:id="266" w:author="Fatima A" w:date="2021-02-12T11:59:00Z">
        <w:r w:rsidR="003E0563">
          <w:t xml:space="preserve">database </w:t>
        </w:r>
      </w:ins>
      <w:del w:id="267" w:author="Fatima A" w:date="2021-02-12T11:59:00Z">
        <w:r w:rsidDel="000A4705">
          <w:delText>Instance</w:delText>
        </w:r>
      </w:del>
      <w:ins w:id="268" w:author="Fatima A" w:date="2021-02-12T11:59:00Z">
        <w:r w:rsidR="000A4705">
          <w:t>instance</w:t>
        </w:r>
      </w:ins>
      <w:r>
        <w:t xml:space="preserve">. </w:t>
      </w:r>
      <w:ins w:id="269" w:author="Fatima A" w:date="2021-02-03T17:36:00Z">
        <w:r w:rsidR="000252F5">
          <w:t>S</w:t>
        </w:r>
      </w:ins>
      <w:del w:id="270" w:author="Fatima A" w:date="2021-02-03T17:36:00Z">
        <w:r w:rsidDel="000252F5">
          <w:delText>I s</w:delText>
        </w:r>
      </w:del>
      <w:r>
        <w:t xml:space="preserve">elect the </w:t>
      </w:r>
      <w:del w:id="271" w:author="Fatima A" w:date="2021-02-03T17:37:00Z">
        <w:r w:rsidDel="00704C4B">
          <w:delText xml:space="preserve">Default </w:delText>
        </w:r>
      </w:del>
      <w:r>
        <w:t xml:space="preserve">Encryption Key and </w:t>
      </w:r>
      <w:ins w:id="272" w:author="Fatima A" w:date="2021-02-03T17:36:00Z">
        <w:r w:rsidR="00086BF2">
          <w:t xml:space="preserve">the </w:t>
        </w:r>
      </w:ins>
      <w:del w:id="273" w:author="Fatima A" w:date="2021-02-03T17:36:00Z">
        <w:r w:rsidDel="00401B7B">
          <w:delText xml:space="preserve">my sample </w:delText>
        </w:r>
      </w:del>
      <w:ins w:id="274" w:author="Microsoft Office User" w:date="2021-02-03T10:36:00Z">
        <w:r w:rsidR="0073156B">
          <w:fldChar w:fldCharType="begin"/>
        </w:r>
        <w:r w:rsidR="0073156B">
          <w:instrText xml:space="preserve"> HYPERLINK "https://aws.amazon.com/rds/" </w:instrText>
        </w:r>
        <w:r w:rsidR="0073156B">
          <w:fldChar w:fldCharType="separate"/>
        </w:r>
        <w:r w:rsidR="008C368A" w:rsidRPr="0073156B">
          <w:rPr>
            <w:rStyle w:val="Hyperlink"/>
          </w:rPr>
          <w:t xml:space="preserve">Amazon </w:t>
        </w:r>
        <w:r w:rsidRPr="0073156B">
          <w:rPr>
            <w:rStyle w:val="Hyperlink"/>
          </w:rPr>
          <w:t>RDS</w:t>
        </w:r>
        <w:r w:rsidR="0073156B">
          <w:fldChar w:fldCharType="end"/>
        </w:r>
      </w:ins>
      <w:r>
        <w:t xml:space="preserve"> DB Instance</w:t>
      </w:r>
      <w:ins w:id="275" w:author="Fatima A" w:date="2021-02-03T17:37:00Z">
        <w:r w:rsidR="00FD0476">
          <w:t>.</w:t>
        </w:r>
      </w:ins>
      <w:del w:id="276" w:author="Fatima A" w:date="2021-02-03T17:37:00Z">
        <w:r w:rsidDel="00FD0476">
          <w:delText>.</w:delText>
        </w:r>
      </w:del>
      <w:r>
        <w:t xml:space="preserve"> </w:t>
      </w:r>
      <w:ins w:id="277" w:author="Fatima A" w:date="2021-02-03T17:37:00Z">
        <w:r w:rsidR="00704C4B">
          <w:t>Then c</w:t>
        </w:r>
      </w:ins>
      <w:del w:id="278" w:author="Fatima A" w:date="2021-02-03T17:37:00Z">
        <w:r w:rsidDel="00704C4B">
          <w:delText>I c</w:delText>
        </w:r>
      </w:del>
      <w:r>
        <w:t>lick “Next” to move to the next step.</w:t>
      </w:r>
    </w:p>
    <w:p w14:paraId="1C4D2331" w14:textId="77777777" w:rsidR="00DA1C9C" w:rsidRDefault="00535606">
      <w:r>
        <w:rPr>
          <w:noProof/>
        </w:rPr>
        <w:lastRenderedPageBreak/>
        <w:drawing>
          <wp:anchor distT="0" distB="0" distL="114300" distR="114300" simplePos="0" relativeHeight="251650560" behindDoc="0" locked="0" layoutInCell="1" allowOverlap="1" wp14:anchorId="36E29F7F" wp14:editId="2F0D8F8C">
            <wp:simplePos x="0" y="0"/>
            <wp:positionH relativeFrom="column">
              <wp:align>center</wp:align>
            </wp:positionH>
            <wp:positionV relativeFrom="paragraph">
              <wp:posOffset>2540</wp:posOffset>
            </wp:positionV>
            <wp:extent cx="5352176" cy="2273416"/>
            <wp:effectExtent l="0" t="0" r="0" b="0"/>
            <wp:wrapTopAndBottom/>
            <wp:docPr id="18" name="media/VAN9CAuGaPT.png"/>
            <wp:cNvGraphicFramePr/>
            <a:graphic xmlns:a="http://schemas.openxmlformats.org/drawingml/2006/main">
              <a:graphicData uri="http://schemas.openxmlformats.org/drawingml/2006/picture">
                <pic:pic xmlns:pic="http://schemas.openxmlformats.org/drawingml/2006/picture">
                  <pic:nvPicPr>
                    <pic:cNvPr id="0" name="media/VAN9CAuGaPT.png"/>
                    <pic:cNvPicPr/>
                  </pic:nvPicPr>
                  <pic:blipFill>
                    <a:blip r:embed="rId13"/>
                    <a:stretch>
                      <a:fillRect/>
                    </a:stretch>
                  </pic:blipFill>
                  <pic:spPr>
                    <a:xfrm>
                      <a:off x="0" y="0"/>
                      <a:ext cx="5352176" cy="2273416"/>
                    </a:xfrm>
                    <a:prstGeom prst="rect">
                      <a:avLst/>
                    </a:prstGeom>
                  </pic:spPr>
                </pic:pic>
              </a:graphicData>
            </a:graphic>
          </wp:anchor>
        </w:drawing>
      </w:r>
    </w:p>
    <w:p w14:paraId="564BCDD0" w14:textId="77777777" w:rsidR="00DA1C9C" w:rsidRDefault="00DA1C9C"/>
    <w:p w14:paraId="35239B8D" w14:textId="575032B6" w:rsidR="00DA1C9C" w:rsidRDefault="00535606" w:rsidP="004F1FF8">
      <w:pPr>
        <w:pStyle w:val="ListParagraph"/>
        <w:numPr>
          <w:ilvl w:val="0"/>
          <w:numId w:val="4"/>
        </w:numPr>
      </w:pPr>
      <w:del w:id="279" w:author="Fatima A" w:date="2021-02-03T17:38:00Z">
        <w:r w:rsidDel="007F4A32">
          <w:delText>Next, I</w:delText>
        </w:r>
      </w:del>
      <w:ins w:id="280" w:author="Fatima A" w:date="2021-02-03T17:38:00Z">
        <w:r w:rsidR="007F4A32">
          <w:t>Next,</w:t>
        </w:r>
      </w:ins>
      <w:r>
        <w:t xml:space="preserve"> enter the Secret Name of </w:t>
      </w:r>
      <w:del w:id="281" w:author="Fatima A" w:date="2021-02-03T17:38:00Z">
        <w:r w:rsidDel="00572F7D">
          <w:delText xml:space="preserve">my </w:delText>
        </w:r>
      </w:del>
      <w:ins w:id="282" w:author="Fatima A" w:date="2021-02-03T17:38:00Z">
        <w:r w:rsidR="00572F7D">
          <w:t xml:space="preserve">your </w:t>
        </w:r>
      </w:ins>
      <w:r>
        <w:t xml:space="preserve">choice </w:t>
      </w:r>
      <w:del w:id="283" w:author="Fatima A" w:date="2021-02-03T17:38:00Z">
        <w:r w:rsidDel="00057A34">
          <w:delText xml:space="preserve">e.g. BlogDemoSecret </w:delText>
        </w:r>
      </w:del>
      <w:r>
        <w:t xml:space="preserve">and enter a Description. </w:t>
      </w:r>
      <w:del w:id="284" w:author="Fatima A" w:date="2021-02-03T17:38:00Z">
        <w:r w:rsidDel="000E33F3">
          <w:delText xml:space="preserve">I </w:delText>
        </w:r>
      </w:del>
      <w:ins w:id="285" w:author="Fatima A" w:date="2021-02-03T17:38:00Z">
        <w:r w:rsidR="000E33F3">
          <w:t xml:space="preserve">You can </w:t>
        </w:r>
      </w:ins>
      <w:r>
        <w:t xml:space="preserve">also add a Tag </w:t>
      </w:r>
      <w:ins w:id="286" w:author="Fatima A" w:date="2021-02-03T17:38:00Z">
        <w:r w:rsidR="00AA0274">
          <w:t xml:space="preserve">and Resource Permissions </w:t>
        </w:r>
      </w:ins>
      <w:r>
        <w:t>to the secret</w:t>
      </w:r>
      <w:ins w:id="287" w:author="Fatima A" w:date="2021-02-03T17:39:00Z">
        <w:r w:rsidR="001235B8">
          <w:t xml:space="preserve">. </w:t>
        </w:r>
      </w:ins>
      <w:del w:id="288" w:author="Fatima A" w:date="2021-02-03T17:39:00Z">
        <w:r w:rsidDel="001235B8">
          <w:delText xml:space="preserve"> and c</w:delText>
        </w:r>
      </w:del>
      <w:ins w:id="289" w:author="Fatima A" w:date="2021-02-03T17:39:00Z">
        <w:r w:rsidR="001235B8">
          <w:t>C</w:t>
        </w:r>
      </w:ins>
      <w:r>
        <w:t>lick on “Replicate secret to other regions” under “Replicate Secret - </w:t>
      </w:r>
      <w:r>
        <w:rPr>
          <w:i/>
        </w:rPr>
        <w:t>optional</w:t>
      </w:r>
      <w:r>
        <w:t>” section.</w:t>
      </w:r>
    </w:p>
    <w:p w14:paraId="321334C9" w14:textId="77777777" w:rsidR="00DA1C9C" w:rsidRDefault="00535606">
      <w:r>
        <w:rPr>
          <w:noProof/>
        </w:rPr>
        <w:drawing>
          <wp:anchor distT="0" distB="0" distL="114300" distR="114300" simplePos="0" relativeHeight="251651584" behindDoc="0" locked="0" layoutInCell="1" allowOverlap="1" wp14:anchorId="3648C17B" wp14:editId="20335A6F">
            <wp:simplePos x="0" y="0"/>
            <wp:positionH relativeFrom="column">
              <wp:align>center</wp:align>
            </wp:positionH>
            <wp:positionV relativeFrom="paragraph">
              <wp:posOffset>2540</wp:posOffset>
            </wp:positionV>
            <wp:extent cx="5352176" cy="2374084"/>
            <wp:effectExtent l="0" t="0" r="0" b="0"/>
            <wp:wrapTopAndBottom/>
            <wp:docPr id="19" name="media/VAN9CAv6qhM.png"/>
            <wp:cNvGraphicFramePr/>
            <a:graphic xmlns:a="http://schemas.openxmlformats.org/drawingml/2006/main">
              <a:graphicData uri="http://schemas.openxmlformats.org/drawingml/2006/picture">
                <pic:pic xmlns:pic="http://schemas.openxmlformats.org/drawingml/2006/picture">
                  <pic:nvPicPr>
                    <pic:cNvPr id="0" name="media/VAN9CAv6qhM.png"/>
                    <pic:cNvPicPr/>
                  </pic:nvPicPr>
                  <pic:blipFill>
                    <a:blip r:embed="rId14"/>
                    <a:stretch>
                      <a:fillRect/>
                    </a:stretch>
                  </pic:blipFill>
                  <pic:spPr>
                    <a:xfrm>
                      <a:off x="0" y="0"/>
                      <a:ext cx="5352176" cy="2374084"/>
                    </a:xfrm>
                    <a:prstGeom prst="rect">
                      <a:avLst/>
                    </a:prstGeom>
                  </pic:spPr>
                </pic:pic>
              </a:graphicData>
            </a:graphic>
          </wp:anchor>
        </w:drawing>
      </w:r>
    </w:p>
    <w:p w14:paraId="25DCBE37" w14:textId="77777777" w:rsidR="00DA1C9C" w:rsidRDefault="00DA1C9C"/>
    <w:p w14:paraId="207A0A7E" w14:textId="1141AA3B" w:rsidR="00DA1C9C" w:rsidRDefault="00535606" w:rsidP="004F1FF8">
      <w:pPr>
        <w:pStyle w:val="ListParagraph"/>
        <w:numPr>
          <w:ilvl w:val="0"/>
          <w:numId w:val="4"/>
        </w:numPr>
      </w:pPr>
      <w:del w:id="290" w:author="Fatima A" w:date="2021-02-03T17:39:00Z">
        <w:r w:rsidDel="009400C4">
          <w:delText>I s</w:delText>
        </w:r>
      </w:del>
      <w:ins w:id="291" w:author="Fatima A" w:date="2021-02-03T17:39:00Z">
        <w:r w:rsidR="009400C4">
          <w:t>S</w:t>
        </w:r>
      </w:ins>
      <w:r>
        <w:t xml:space="preserve">elect the Replica Region - “US West (Oregon) us-west-2” from the AWS Region drop down list and select the “Default” Encryption Key for storing </w:t>
      </w:r>
      <w:del w:id="292" w:author="Fatima A" w:date="2021-02-03T17:39:00Z">
        <w:r w:rsidDel="004754D9">
          <w:delText xml:space="preserve">my </w:delText>
        </w:r>
      </w:del>
      <w:ins w:id="293" w:author="Fatima A" w:date="2021-02-03T17:39:00Z">
        <w:r w:rsidR="004754D9">
          <w:t xml:space="preserve">your </w:t>
        </w:r>
      </w:ins>
      <w:r>
        <w:t>secret in the Replica Region.</w:t>
      </w:r>
    </w:p>
    <w:p w14:paraId="04F13455" w14:textId="77777777" w:rsidR="00DA1C9C" w:rsidRDefault="00535606">
      <w:commentRangeStart w:id="294"/>
      <w:r>
        <w:rPr>
          <w:noProof/>
        </w:rPr>
        <w:lastRenderedPageBreak/>
        <w:drawing>
          <wp:anchor distT="0" distB="0" distL="114300" distR="114300" simplePos="0" relativeHeight="251652608" behindDoc="0" locked="0" layoutInCell="1" allowOverlap="1" wp14:anchorId="6D212A7D" wp14:editId="2C67F945">
            <wp:simplePos x="0" y="0"/>
            <wp:positionH relativeFrom="column">
              <wp:align>center</wp:align>
            </wp:positionH>
            <wp:positionV relativeFrom="paragraph">
              <wp:posOffset>2540</wp:posOffset>
            </wp:positionV>
            <wp:extent cx="5352176" cy="1652631"/>
            <wp:effectExtent l="0" t="0" r="0" b="0"/>
            <wp:wrapTopAndBottom/>
            <wp:docPr id="20" name="media/VAN9CAz6nuj.png"/>
            <wp:cNvGraphicFramePr/>
            <a:graphic xmlns:a="http://schemas.openxmlformats.org/drawingml/2006/main">
              <a:graphicData uri="http://schemas.openxmlformats.org/drawingml/2006/picture">
                <pic:pic xmlns:pic="http://schemas.openxmlformats.org/drawingml/2006/picture">
                  <pic:nvPicPr>
                    <pic:cNvPr id="0" name="media/VAN9CAz6nuj.png"/>
                    <pic:cNvPicPr/>
                  </pic:nvPicPr>
                  <pic:blipFill>
                    <a:blip r:embed="rId15"/>
                    <a:stretch>
                      <a:fillRect/>
                    </a:stretch>
                  </pic:blipFill>
                  <pic:spPr>
                    <a:xfrm>
                      <a:off x="0" y="0"/>
                      <a:ext cx="5352176" cy="1652631"/>
                    </a:xfrm>
                    <a:prstGeom prst="rect">
                      <a:avLst/>
                    </a:prstGeom>
                  </pic:spPr>
                </pic:pic>
              </a:graphicData>
            </a:graphic>
          </wp:anchor>
        </w:drawing>
      </w:r>
      <w:commentRangeEnd w:id="294"/>
      <w:r w:rsidR="00214FA5">
        <w:rPr>
          <w:rStyle w:val="CommentReference"/>
        </w:rPr>
        <w:commentReference w:id="294"/>
      </w:r>
    </w:p>
    <w:p w14:paraId="347148F7" w14:textId="77777777" w:rsidR="00DA1C9C" w:rsidRDefault="00DA1C9C"/>
    <w:p w14:paraId="79090C63" w14:textId="5B7DDE88" w:rsidR="00DA1C9C" w:rsidRDefault="00535606">
      <w:del w:id="295" w:author="Fatima A" w:date="2021-02-03T17:39:00Z">
        <w:r w:rsidDel="009C35CE">
          <w:delText>I c</w:delText>
        </w:r>
      </w:del>
      <w:ins w:id="296" w:author="Fatima A" w:date="2021-02-03T17:39:00Z">
        <w:r w:rsidR="009C35CE">
          <w:t>C</w:t>
        </w:r>
      </w:ins>
      <w:r>
        <w:t>lick “Next” to move to the next steps.</w:t>
      </w:r>
    </w:p>
    <w:p w14:paraId="6B2D17F1" w14:textId="4868922A" w:rsidR="00DA1C9C" w:rsidRDefault="00535606" w:rsidP="004F1FF8">
      <w:pPr>
        <w:pStyle w:val="ListParagraph"/>
        <w:numPr>
          <w:ilvl w:val="0"/>
          <w:numId w:val="4"/>
        </w:numPr>
      </w:pPr>
      <w:r>
        <w:t>Next is the “Configure Rotation” section. For this Demo I choose not to enable rotation so I select “Disable automatic rotation” radio button. However, if you want to enable Rotation you can choose to Enable automatic rotation by following the guidance mentioned in the </w:t>
      </w:r>
      <w:hyperlink r:id="rId17">
        <w:r>
          <w:rPr>
            <w:rStyle w:val="Hyperlink"/>
          </w:rPr>
          <w:t>User Guide</w:t>
        </w:r>
      </w:hyperlink>
      <w:r>
        <w:t>. When you enable rotation in the Primary Region, any changes to the secret from the rotation process are also replicated to the Replica Region.</w:t>
      </w:r>
    </w:p>
    <w:p w14:paraId="3BFC5AA2" w14:textId="77777777" w:rsidR="00DA1C9C" w:rsidRDefault="00DA1C9C"/>
    <w:p w14:paraId="5B2DC9D9" w14:textId="77777777" w:rsidR="00DA1C9C" w:rsidRDefault="00535606">
      <w:r>
        <w:rPr>
          <w:noProof/>
        </w:rPr>
        <w:drawing>
          <wp:anchor distT="0" distB="0" distL="114300" distR="114300" simplePos="0" relativeHeight="251653632" behindDoc="0" locked="0" layoutInCell="1" allowOverlap="1" wp14:anchorId="2BD28949" wp14:editId="46E9785B">
            <wp:simplePos x="0" y="0"/>
            <wp:positionH relativeFrom="column">
              <wp:align>center</wp:align>
            </wp:positionH>
            <wp:positionV relativeFrom="paragraph">
              <wp:posOffset>2540</wp:posOffset>
            </wp:positionV>
            <wp:extent cx="5352176" cy="2281805"/>
            <wp:effectExtent l="0" t="0" r="0" b="0"/>
            <wp:wrapTopAndBottom/>
            <wp:docPr id="22" name="media/VAN9CAPAeTV.png"/>
            <wp:cNvGraphicFramePr/>
            <a:graphic xmlns:a="http://schemas.openxmlformats.org/drawingml/2006/main">
              <a:graphicData uri="http://schemas.openxmlformats.org/drawingml/2006/picture">
                <pic:pic xmlns:pic="http://schemas.openxmlformats.org/drawingml/2006/picture">
                  <pic:nvPicPr>
                    <pic:cNvPr id="0" name="media/VAN9CAPAeTV.png"/>
                    <pic:cNvPicPr/>
                  </pic:nvPicPr>
                  <pic:blipFill>
                    <a:blip r:embed="rId18"/>
                    <a:stretch>
                      <a:fillRect/>
                    </a:stretch>
                  </pic:blipFill>
                  <pic:spPr>
                    <a:xfrm>
                      <a:off x="0" y="0"/>
                      <a:ext cx="5352176" cy="2281805"/>
                    </a:xfrm>
                    <a:prstGeom prst="rect">
                      <a:avLst/>
                    </a:prstGeom>
                  </pic:spPr>
                </pic:pic>
              </a:graphicData>
            </a:graphic>
          </wp:anchor>
        </w:drawing>
      </w:r>
    </w:p>
    <w:p w14:paraId="06A5713D" w14:textId="77777777" w:rsidR="00DA1C9C" w:rsidRDefault="00DA1C9C"/>
    <w:p w14:paraId="13F5D7C0" w14:textId="01B57470" w:rsidR="00DA1C9C" w:rsidRDefault="00535606">
      <w:del w:id="297" w:author="Fatima A" w:date="2021-02-03T17:40:00Z">
        <w:r w:rsidDel="00D80E4B">
          <w:delText>I c</w:delText>
        </w:r>
      </w:del>
      <w:ins w:id="298" w:author="Fatima A" w:date="2021-02-03T17:40:00Z">
        <w:r w:rsidR="00D80E4B">
          <w:t>C</w:t>
        </w:r>
      </w:ins>
      <w:r>
        <w:t xml:space="preserve">lick “Next” and move to the Review screen. Here </w:t>
      </w:r>
      <w:ins w:id="299" w:author="Fatima A" w:date="2021-02-03T17:41:00Z">
        <w:r w:rsidR="00EB58AC">
          <w:t>you</w:t>
        </w:r>
      </w:ins>
      <w:del w:id="300" w:author="Fatima A" w:date="2021-02-03T17:41:00Z">
        <w:r w:rsidDel="00EB58AC">
          <w:delText>I</w:delText>
        </w:r>
      </w:del>
      <w:r>
        <w:t xml:space="preserve"> can see the summary of the secret configuration including the Secret Replication configuration.</w:t>
      </w:r>
    </w:p>
    <w:p w14:paraId="5962A921" w14:textId="77777777" w:rsidR="00DA1C9C" w:rsidRDefault="00DA1C9C"/>
    <w:p w14:paraId="38FF42A9" w14:textId="77777777" w:rsidR="00DA1C9C" w:rsidRDefault="00535606">
      <w:r>
        <w:rPr>
          <w:noProof/>
        </w:rPr>
        <w:lastRenderedPageBreak/>
        <w:drawing>
          <wp:anchor distT="0" distB="0" distL="114300" distR="114300" simplePos="0" relativeHeight="251654656" behindDoc="0" locked="0" layoutInCell="1" allowOverlap="1" wp14:anchorId="05BB15CD" wp14:editId="75400BAC">
            <wp:simplePos x="0" y="0"/>
            <wp:positionH relativeFrom="column">
              <wp:align>center</wp:align>
            </wp:positionH>
            <wp:positionV relativeFrom="paragraph">
              <wp:posOffset>2540</wp:posOffset>
            </wp:positionV>
            <wp:extent cx="5352176" cy="2994869"/>
            <wp:effectExtent l="0" t="0" r="0" b="0"/>
            <wp:wrapTopAndBottom/>
            <wp:docPr id="23" name="media/VAN9CAD9ff7.png"/>
            <wp:cNvGraphicFramePr/>
            <a:graphic xmlns:a="http://schemas.openxmlformats.org/drawingml/2006/main">
              <a:graphicData uri="http://schemas.openxmlformats.org/drawingml/2006/picture">
                <pic:pic xmlns:pic="http://schemas.openxmlformats.org/drawingml/2006/picture">
                  <pic:nvPicPr>
                    <pic:cNvPr id="0" name="media/VAN9CAD9ff7.png"/>
                    <pic:cNvPicPr/>
                  </pic:nvPicPr>
                  <pic:blipFill>
                    <a:blip r:embed="rId19"/>
                    <a:stretch>
                      <a:fillRect/>
                    </a:stretch>
                  </pic:blipFill>
                  <pic:spPr>
                    <a:xfrm>
                      <a:off x="0" y="0"/>
                      <a:ext cx="5352176" cy="2994869"/>
                    </a:xfrm>
                    <a:prstGeom prst="rect">
                      <a:avLst/>
                    </a:prstGeom>
                  </pic:spPr>
                </pic:pic>
              </a:graphicData>
            </a:graphic>
          </wp:anchor>
        </w:drawing>
      </w:r>
    </w:p>
    <w:p w14:paraId="33AD27E9" w14:textId="77777777" w:rsidR="00DA1C9C" w:rsidRDefault="00DA1C9C"/>
    <w:p w14:paraId="14E0D94F" w14:textId="77777777" w:rsidR="00DA1C9C" w:rsidRDefault="00DA1C9C"/>
    <w:p w14:paraId="10FD6001" w14:textId="5CF42009" w:rsidR="00DA1C9C" w:rsidRDefault="00535606" w:rsidP="004F1FF8">
      <w:pPr>
        <w:pStyle w:val="ListParagraph"/>
        <w:numPr>
          <w:ilvl w:val="0"/>
          <w:numId w:val="4"/>
        </w:numPr>
      </w:pPr>
      <w:del w:id="301" w:author="Fatima A" w:date="2021-02-03T17:41:00Z">
        <w:r w:rsidDel="00641D77">
          <w:delText>I s</w:delText>
        </w:r>
      </w:del>
      <w:ins w:id="302" w:author="Fatima A" w:date="2021-02-03T17:41:00Z">
        <w:r w:rsidR="00641D77">
          <w:t>S</w:t>
        </w:r>
      </w:ins>
      <w:r>
        <w:t>croll down the screen and click “Store”.</w:t>
      </w:r>
    </w:p>
    <w:p w14:paraId="6358B198" w14:textId="03E1D574" w:rsidR="00DA1C9C" w:rsidRDefault="00535606">
      <w:r>
        <w:t xml:space="preserve">On top of the screen, </w:t>
      </w:r>
      <w:ins w:id="303" w:author="Fatima A" w:date="2021-02-03T17:41:00Z">
        <w:r w:rsidR="008C7AE5">
          <w:t>you will</w:t>
        </w:r>
      </w:ins>
      <w:del w:id="304" w:author="Fatima A" w:date="2021-02-03T17:41:00Z">
        <w:r w:rsidDel="008C7AE5">
          <w:delText>I</w:delText>
        </w:r>
      </w:del>
      <w:r>
        <w:t xml:space="preserve"> see two banners providing status on:</w:t>
      </w:r>
    </w:p>
    <w:p w14:paraId="5CA20D00" w14:textId="77777777" w:rsidR="00DA1C9C" w:rsidRDefault="00535606">
      <w:pPr>
        <w:pStyle w:val="ListParagraph"/>
        <w:numPr>
          <w:ilvl w:val="0"/>
          <w:numId w:val="11"/>
        </w:numPr>
      </w:pPr>
      <w:r>
        <w:t>Creation of the secret in the Primary Region</w:t>
      </w:r>
    </w:p>
    <w:p w14:paraId="4FD9B1B5" w14:textId="77777777" w:rsidR="00DA1C9C" w:rsidRDefault="00535606">
      <w:pPr>
        <w:pStyle w:val="ListParagraph"/>
        <w:numPr>
          <w:ilvl w:val="0"/>
          <w:numId w:val="11"/>
        </w:numPr>
      </w:pPr>
      <w:r>
        <w:t>Replication of the secret in the Secondary Region</w:t>
      </w:r>
    </w:p>
    <w:p w14:paraId="6D835E7E" w14:textId="1B37CFF9" w:rsidR="00DA1C9C" w:rsidRDefault="00535606">
      <w:r>
        <w:t xml:space="preserve">Once the creation and replication </w:t>
      </w:r>
      <w:proofErr w:type="gramStart"/>
      <w:r>
        <w:t>is</w:t>
      </w:r>
      <w:proofErr w:type="gramEnd"/>
      <w:r>
        <w:t xml:space="preserve"> successful, the following messages </w:t>
      </w:r>
      <w:ins w:id="305" w:author="Fatima A" w:date="2021-02-03T17:41:00Z">
        <w:r w:rsidR="00694779">
          <w:t xml:space="preserve">will </w:t>
        </w:r>
      </w:ins>
      <w:r>
        <w:t>appear on the top of the screen:</w:t>
      </w:r>
    </w:p>
    <w:p w14:paraId="63CCFDA2" w14:textId="77777777" w:rsidR="00DA1C9C" w:rsidRDefault="00DA1C9C"/>
    <w:p w14:paraId="4A2B256A" w14:textId="77777777" w:rsidR="00DA1C9C" w:rsidRDefault="00535606">
      <w:r>
        <w:rPr>
          <w:noProof/>
        </w:rPr>
        <w:drawing>
          <wp:anchor distT="0" distB="0" distL="114300" distR="114300" simplePos="0" relativeHeight="251655680" behindDoc="0" locked="0" layoutInCell="1" allowOverlap="1" wp14:anchorId="350CBA26" wp14:editId="444E169A">
            <wp:simplePos x="0" y="0"/>
            <wp:positionH relativeFrom="column">
              <wp:align>center</wp:align>
            </wp:positionH>
            <wp:positionV relativeFrom="paragraph">
              <wp:posOffset>2540</wp:posOffset>
            </wp:positionV>
            <wp:extent cx="3942825" cy="1023456"/>
            <wp:effectExtent l="0" t="0" r="0" b="0"/>
            <wp:wrapTopAndBottom/>
            <wp:docPr id="24" name="media/VAN9CAGpR96.png"/>
            <wp:cNvGraphicFramePr/>
            <a:graphic xmlns:a="http://schemas.openxmlformats.org/drawingml/2006/main">
              <a:graphicData uri="http://schemas.openxmlformats.org/drawingml/2006/picture">
                <pic:pic xmlns:pic="http://schemas.openxmlformats.org/drawingml/2006/picture">
                  <pic:nvPicPr>
                    <pic:cNvPr id="0" name="media/VAN9CAGpR96.png"/>
                    <pic:cNvPicPr/>
                  </pic:nvPicPr>
                  <pic:blipFill>
                    <a:blip r:embed="rId20"/>
                    <a:stretch>
                      <a:fillRect/>
                    </a:stretch>
                  </pic:blipFill>
                  <pic:spPr>
                    <a:xfrm>
                      <a:off x="0" y="0"/>
                      <a:ext cx="3942825" cy="1023456"/>
                    </a:xfrm>
                    <a:prstGeom prst="rect">
                      <a:avLst/>
                    </a:prstGeom>
                  </pic:spPr>
                </pic:pic>
              </a:graphicData>
            </a:graphic>
          </wp:anchor>
        </w:drawing>
      </w:r>
    </w:p>
    <w:p w14:paraId="74472D1F" w14:textId="77777777" w:rsidR="00DA1C9C" w:rsidRDefault="00DA1C9C"/>
    <w:p w14:paraId="699AE164" w14:textId="77777777" w:rsidR="00DA1C9C" w:rsidRDefault="00DA1C9C"/>
    <w:p w14:paraId="75C59F27" w14:textId="03295DE8" w:rsidR="00DA1C9C" w:rsidRDefault="00535606">
      <w:r>
        <w:t xml:space="preserve">At this point, </w:t>
      </w:r>
      <w:ins w:id="306" w:author="Fatima A" w:date="2021-02-03T17:41:00Z">
        <w:r w:rsidR="0077570C">
          <w:t>you</w:t>
        </w:r>
      </w:ins>
      <w:del w:id="307" w:author="Fatima A" w:date="2021-02-03T17:41:00Z">
        <w:r w:rsidDel="0077570C">
          <w:delText>I</w:delText>
        </w:r>
      </w:del>
      <w:r>
        <w:t xml:space="preserve"> have created a secret in the Primary Region (us-east-1) and enabled the replication in a Replica Region (us-west-2). </w:t>
      </w:r>
      <w:ins w:id="308" w:author="Fatima A" w:date="2021-02-03T17:41:00Z">
        <w:r w:rsidR="00D04C65">
          <w:t>You</w:t>
        </w:r>
      </w:ins>
      <w:del w:id="309" w:author="Fatima A" w:date="2021-02-03T17:41:00Z">
        <w:r w:rsidDel="00D04C65">
          <w:delText>I</w:delText>
        </w:r>
      </w:del>
      <w:r>
        <w:t xml:space="preserve"> can now use this secret in the Replica Region as well.</w:t>
      </w:r>
    </w:p>
    <w:p w14:paraId="3977959A" w14:textId="77777777" w:rsidR="00DA1C9C" w:rsidRDefault="00DA1C9C"/>
    <w:p w14:paraId="3BB3074B" w14:textId="0EDC3A98" w:rsidR="00DA1C9C" w:rsidDel="007A13F9" w:rsidRDefault="00535606">
      <w:pPr>
        <w:rPr>
          <w:del w:id="310" w:author="Fatima A" w:date="2021-02-03T18:29:00Z"/>
        </w:rPr>
      </w:pPr>
      <w:del w:id="311" w:author="Fatima A" w:date="2021-02-03T17:42:00Z">
        <w:r w:rsidDel="00264F8D">
          <w:delText>I</w:delText>
        </w:r>
        <w:r w:rsidDel="00AD5D2B">
          <w:delText xml:space="preserve"> f</w:delText>
        </w:r>
      </w:del>
      <w:del w:id="312" w:author="Fatima A" w:date="2021-02-03T17:43:00Z">
        <w:r w:rsidDel="00813FEA">
          <w:delText xml:space="preserve">ollow </w:delText>
        </w:r>
      </w:del>
      <w:del w:id="313" w:author="Fatima A" w:date="2021-02-03T17:44:00Z">
        <w:r w:rsidDel="00813FEA">
          <w:delText>th</w:delText>
        </w:r>
      </w:del>
      <w:del w:id="314" w:author="Fatima A" w:date="2021-02-03T17:43:00Z">
        <w:r w:rsidDel="00813FEA">
          <w:delText>e</w:delText>
        </w:r>
      </w:del>
      <w:del w:id="315" w:author="Fatima A" w:date="2021-02-03T17:44:00Z">
        <w:r w:rsidDel="00813FEA">
          <w:delText xml:space="preserve"> </w:delText>
        </w:r>
      </w:del>
      <w:del w:id="316" w:author="Fatima A" w:date="2021-02-03T17:43:00Z">
        <w:r w:rsidR="00BF52A1" w:rsidDel="00813FEA">
          <w:fldChar w:fldCharType="begin"/>
        </w:r>
        <w:r w:rsidR="00BF52A1" w:rsidDel="00813FEA">
          <w:delInstrText xml:space="preserve"> HYPERLINK "https://docs.aws.amazon.com/secretsmanager/latest/userguide/manage_update-secret.html" \h </w:delInstrText>
        </w:r>
        <w:r w:rsidR="00BF52A1" w:rsidDel="00813FEA">
          <w:fldChar w:fldCharType="separate"/>
        </w:r>
        <w:r w:rsidRPr="00813FEA" w:rsidDel="00813FEA">
          <w:rPr>
            <w:rPrChange w:id="317" w:author="Fatima A" w:date="2021-02-03T17:43:00Z">
              <w:rPr>
                <w:rStyle w:val="Hyperlink"/>
              </w:rPr>
            </w:rPrChange>
          </w:rPr>
          <w:delText>process</w:delText>
        </w:r>
        <w:r w:rsidR="00BF52A1" w:rsidDel="00813FEA">
          <w:rPr>
            <w:rStyle w:val="Hyperlink"/>
          </w:rPr>
          <w:fldChar w:fldCharType="end"/>
        </w:r>
      </w:del>
      <w:del w:id="318" w:author="Fatima A" w:date="2021-02-03T17:44:00Z">
        <w:r w:rsidDel="00813FEA">
          <w:delText xml:space="preserve"> </w:delText>
        </w:r>
        <w:r w:rsidDel="0088496B">
          <w:delText xml:space="preserve">to modify the secret </w:delText>
        </w:r>
        <w:r w:rsidDel="005D5B57">
          <w:delText>to</w:delText>
        </w:r>
      </w:del>
      <w:del w:id="319" w:author="Fatima A" w:date="2021-02-03T18:29:00Z">
        <w:r w:rsidDel="007A13F9">
          <w:delText xml:space="preserve"> </w:delText>
        </w:r>
      </w:del>
      <w:del w:id="320" w:author="Fatima A" w:date="2021-02-03T17:44:00Z">
        <w:r w:rsidDel="005D5B57">
          <w:delText xml:space="preserve">update </w:delText>
        </w:r>
      </w:del>
      <w:del w:id="321" w:author="Fatima A" w:date="2021-02-03T18:29:00Z">
        <w:r w:rsidDel="007A13F9">
          <w:delText>the </w:delText>
        </w:r>
        <w:r w:rsidRPr="00264F8D" w:rsidDel="007A13F9">
          <w:rPr>
            <w:i/>
          </w:rPr>
          <w:delText>host</w:delText>
        </w:r>
        <w:r w:rsidDel="007A13F9">
          <w:delText xml:space="preserve"> to the CNAME Record of the </w:delText>
        </w:r>
      </w:del>
      <w:ins w:id="322" w:author="Microsoft Office User" w:date="2021-02-03T11:28:00Z">
        <w:del w:id="323" w:author="Fatima A" w:date="2021-02-03T18:29:00Z">
          <w:r w:rsidR="009E5EC0" w:rsidDel="007A13F9">
            <w:fldChar w:fldCharType="begin"/>
          </w:r>
          <w:r w:rsidR="009E5EC0" w:rsidDel="007A13F9">
            <w:delInstrText xml:space="preserve"> HYPERLINK "https://aws.amazon.com/rds/" </w:delInstrText>
          </w:r>
          <w:r w:rsidR="009E5EC0" w:rsidDel="007A13F9">
            <w:fldChar w:fldCharType="separate"/>
          </w:r>
          <w:r w:rsidR="00A24469" w:rsidRPr="009E5EC0" w:rsidDel="007A13F9">
            <w:rPr>
              <w:rStyle w:val="Hyperlink"/>
            </w:rPr>
            <w:delText>Amazon RDS</w:delText>
          </w:r>
          <w:r w:rsidR="009E5EC0" w:rsidDel="007A13F9">
            <w:fldChar w:fldCharType="end"/>
          </w:r>
        </w:del>
      </w:ins>
      <w:ins w:id="324" w:author="Microsoft Office User" w:date="2021-02-03T11:27:00Z">
        <w:del w:id="325" w:author="Fatima A" w:date="2021-02-03T18:29:00Z">
          <w:r w:rsidR="00A24469" w:rsidDel="007A13F9">
            <w:delText xml:space="preserve"> </w:delText>
          </w:r>
        </w:del>
      </w:ins>
      <w:del w:id="326" w:author="Fatima A" w:date="2021-02-03T18:29:00Z">
        <w:r w:rsidDel="007A13F9">
          <w:delText>Database endpoint. </w:delText>
        </w:r>
      </w:del>
    </w:p>
    <w:p w14:paraId="31C09098" w14:textId="48206EB4" w:rsidR="007A13F9" w:rsidRDefault="007A13F9" w:rsidP="007A13F9">
      <w:pPr>
        <w:rPr>
          <w:ins w:id="327" w:author="Fatima A" w:date="2021-02-03T18:29:00Z"/>
        </w:rPr>
      </w:pPr>
    </w:p>
    <w:p w14:paraId="1F43D838" w14:textId="77777777" w:rsidR="007A13F9" w:rsidRDefault="007A13F9" w:rsidP="007A13F9">
      <w:pPr>
        <w:rPr>
          <w:ins w:id="328" w:author="Fatima A" w:date="2021-02-03T18:29:00Z"/>
        </w:rPr>
      </w:pPr>
    </w:p>
    <w:p w14:paraId="5E2B939F" w14:textId="77777777" w:rsidR="00DA1C9C" w:rsidRDefault="00DA1C9C"/>
    <w:p w14:paraId="48CB30A0" w14:textId="431CAD55" w:rsidR="00DA1C9C" w:rsidRDefault="00DA1C9C">
      <w:pPr>
        <w:rPr>
          <w:ins w:id="329" w:author="Fatima A" w:date="2021-02-03T17:47:00Z"/>
        </w:rPr>
      </w:pPr>
    </w:p>
    <w:p w14:paraId="3E327DE1" w14:textId="7B4D7E63" w:rsidR="00D70DA5" w:rsidRDefault="00D70DA5">
      <w:pPr>
        <w:rPr>
          <w:ins w:id="330" w:author="Fatima A" w:date="2021-02-03T17:47:00Z"/>
        </w:rPr>
      </w:pPr>
    </w:p>
    <w:p w14:paraId="66F68922" w14:textId="50B16B98" w:rsidR="00D70DA5" w:rsidRDefault="00D70DA5">
      <w:pPr>
        <w:rPr>
          <w:ins w:id="331" w:author="Fatima A" w:date="2021-02-03T17:47:00Z"/>
        </w:rPr>
      </w:pPr>
    </w:p>
    <w:p w14:paraId="41799005" w14:textId="7B203179" w:rsidR="00D70DA5" w:rsidRDefault="0097231A">
      <w:ins w:id="332" w:author="Fatima A" w:date="2021-02-03T18:31:00Z">
        <w:r>
          <w:lastRenderedPageBreak/>
          <w:t xml:space="preserve">Now </w:t>
        </w:r>
      </w:ins>
      <w:moveToRangeStart w:id="333" w:author="Fatima A" w:date="2021-02-03T17:47:00Z" w:name="move63266875"/>
      <w:moveTo w:id="334" w:author="Fatima A" w:date="2021-02-03T17:47:00Z">
        <w:del w:id="335" w:author="Fatima A" w:date="2021-02-03T18:31:00Z">
          <w:r w:rsidR="00D70DA5" w:rsidDel="0097231A">
            <w:delText>S</w:delText>
          </w:r>
        </w:del>
      </w:moveTo>
      <w:ins w:id="336" w:author="Fatima A" w:date="2021-02-03T18:31:00Z">
        <w:r>
          <w:t>s</w:t>
        </w:r>
      </w:ins>
      <w:moveTo w:id="337" w:author="Fatima A" w:date="2021-02-03T17:47:00Z">
        <w:r w:rsidR="00D70DA5">
          <w:t xml:space="preserve">uppose, </w:t>
        </w:r>
        <w:del w:id="338" w:author="Fatima A" w:date="2021-02-03T17:47:00Z">
          <w:r w:rsidR="00D70DA5" w:rsidDel="000B4FC6">
            <w:delText>I</w:delText>
          </w:r>
        </w:del>
      </w:moveTo>
      <w:ins w:id="339" w:author="Fatima A" w:date="2021-02-03T17:47:00Z">
        <w:r w:rsidR="000B4FC6">
          <w:t>you</w:t>
        </w:r>
      </w:ins>
      <w:moveTo w:id="340" w:author="Fatima A" w:date="2021-02-03T17:47:00Z">
        <w:r w:rsidR="00D70DA5">
          <w:t xml:space="preserve"> have a secret created in </w:t>
        </w:r>
        <w:del w:id="341" w:author="Fatima A" w:date="2021-02-03T17:47:00Z">
          <w:r w:rsidR="00D70DA5" w:rsidDel="00C53609">
            <w:delText>my</w:delText>
          </w:r>
        </w:del>
      </w:moveTo>
      <w:ins w:id="342" w:author="Fatima A" w:date="2021-02-03T17:47:00Z">
        <w:r w:rsidR="00C53609">
          <w:t>the</w:t>
        </w:r>
      </w:ins>
      <w:moveTo w:id="343" w:author="Fatima A" w:date="2021-02-03T17:47:00Z">
        <w:r w:rsidR="00D70DA5">
          <w:t xml:space="preserve"> Primary Region us-east-1 that has not been configured for replication.</w:t>
        </w:r>
      </w:moveTo>
      <w:moveToRangeEnd w:id="333"/>
      <w:ins w:id="344" w:author="Fatima A" w:date="2021-02-03T18:23:00Z">
        <w:r w:rsidR="00492A42">
          <w:t xml:space="preserve"> You can </w:t>
        </w:r>
      </w:ins>
      <w:ins w:id="345" w:author="Fatima A" w:date="2021-02-03T18:24:00Z">
        <w:r w:rsidR="0018006B">
          <w:t xml:space="preserve">also </w:t>
        </w:r>
        <w:r w:rsidR="00994132">
          <w:t>configure</w:t>
        </w:r>
      </w:ins>
      <w:ins w:id="346" w:author="Fatima A" w:date="2021-02-03T18:23:00Z">
        <w:r w:rsidR="00492A42">
          <w:t xml:space="preserve"> </w:t>
        </w:r>
      </w:ins>
      <w:ins w:id="347" w:author="Fatima A" w:date="2021-02-03T18:24:00Z">
        <w:r w:rsidR="0018006B">
          <w:t>replication for existing secrets.</w:t>
        </w:r>
      </w:ins>
      <w:ins w:id="348" w:author="Fatima A" w:date="2021-02-03T18:23:00Z">
        <w:r w:rsidR="00492A42">
          <w:t xml:space="preserve"> </w:t>
        </w:r>
      </w:ins>
    </w:p>
    <w:p w14:paraId="36153940" w14:textId="6CB18CD7" w:rsidR="00DA1C9C" w:rsidRDefault="00E43728">
      <w:pPr>
        <w:pStyle w:val="Heading3"/>
      </w:pPr>
      <w:ins w:id="349" w:author="Fatima A" w:date="2021-02-03T17:45:00Z">
        <w:r>
          <w:t>To e</w:t>
        </w:r>
      </w:ins>
      <w:commentRangeStart w:id="350"/>
      <w:del w:id="351" w:author="Fatima A" w:date="2021-02-03T17:45:00Z">
        <w:r w:rsidR="00535606" w:rsidDel="00E43728">
          <w:delText>E</w:delText>
        </w:r>
      </w:del>
      <w:r w:rsidR="00535606">
        <w:t xml:space="preserve">nable </w:t>
      </w:r>
      <w:commentRangeEnd w:id="350"/>
      <w:r w:rsidR="00770279">
        <w:rPr>
          <w:rStyle w:val="CommentReference"/>
          <w:rFonts w:asciiTheme="minorHAnsi" w:eastAsiaTheme="minorEastAsia" w:hAnsiTheme="minorHAnsi" w:cstheme="minorBidi"/>
          <w:b w:val="0"/>
          <w:bCs w:val="0"/>
        </w:rPr>
        <w:commentReference w:id="350"/>
      </w:r>
      <w:ins w:id="352" w:author="Fatima A" w:date="2021-02-03T17:31:00Z">
        <w:r w:rsidR="009D4057">
          <w:t>m</w:t>
        </w:r>
      </w:ins>
      <w:del w:id="353" w:author="Fatima A" w:date="2021-02-03T17:31:00Z">
        <w:r w:rsidR="00535606" w:rsidDel="009D4057">
          <w:delText>M</w:delText>
        </w:r>
      </w:del>
      <w:r w:rsidR="00535606">
        <w:t>ulti-</w:t>
      </w:r>
      <w:ins w:id="354" w:author="Fatima A" w:date="2021-02-03T17:31:00Z">
        <w:r w:rsidR="009D4057">
          <w:t>r</w:t>
        </w:r>
      </w:ins>
      <w:del w:id="355" w:author="Fatima A" w:date="2021-02-03T17:31:00Z">
        <w:r w:rsidR="00535606" w:rsidDel="009D4057">
          <w:delText>R</w:delText>
        </w:r>
      </w:del>
      <w:r w:rsidR="00535606">
        <w:t xml:space="preserve">egion replication for </w:t>
      </w:r>
      <w:del w:id="356" w:author="Fatima A" w:date="2021-02-03T17:31:00Z">
        <w:r w:rsidR="00535606" w:rsidDel="009D4057">
          <w:delText xml:space="preserve">Existing </w:delText>
        </w:r>
      </w:del>
      <w:ins w:id="357" w:author="Fatima A" w:date="2021-02-03T17:31:00Z">
        <w:r w:rsidR="009D4057">
          <w:t xml:space="preserve">existing </w:t>
        </w:r>
      </w:ins>
      <w:del w:id="358" w:author="Fatima A" w:date="2021-02-03T17:31:00Z">
        <w:r w:rsidR="00535606" w:rsidDel="009D4057">
          <w:delText>S</w:delText>
        </w:r>
      </w:del>
      <w:ins w:id="359" w:author="Fatima A" w:date="2021-02-03T17:31:00Z">
        <w:r w:rsidR="009D4057">
          <w:t>s</w:t>
        </w:r>
      </w:ins>
      <w:r w:rsidR="00535606">
        <w:t>ecrets</w:t>
      </w:r>
    </w:p>
    <w:p w14:paraId="67421EE5" w14:textId="1EB031B2" w:rsidR="00DA1C9C" w:rsidRDefault="00535606" w:rsidP="00397E52">
      <w:r>
        <w:br/>
      </w:r>
      <w:moveFromRangeStart w:id="360" w:author="Fatima A" w:date="2021-02-03T17:47:00Z" w:name="move63266875"/>
      <w:moveFrom w:id="361" w:author="Fatima A" w:date="2021-02-03T17:47:00Z">
        <w:r w:rsidDel="00D70DA5">
          <w:t xml:space="preserve">Suppose, I have a secret created in my Primary Region us-east-1 that has not been configured for replication. </w:t>
        </w:r>
      </w:moveFrom>
      <w:moveFromRangeEnd w:id="360"/>
      <w:del w:id="362" w:author="Fatima A" w:date="2021-02-03T17:48:00Z">
        <w:r w:rsidDel="009D0E71">
          <w:delText xml:space="preserve">To enable replication for that secret, I can </w:delText>
        </w:r>
      </w:del>
      <w:ins w:id="363" w:author="Fatima A" w:date="2021-02-03T17:48:00Z">
        <w:r w:rsidR="007359D1">
          <w:t xml:space="preserve">1. </w:t>
        </w:r>
      </w:ins>
      <w:del w:id="364" w:author="Fatima A" w:date="2021-02-03T17:48:00Z">
        <w:r w:rsidDel="009D0E71">
          <w:delText>simply c</w:delText>
        </w:r>
      </w:del>
      <w:ins w:id="365" w:author="Fatima A" w:date="2021-02-03T17:48:00Z">
        <w:r w:rsidR="009D0E71">
          <w:t>C</w:t>
        </w:r>
      </w:ins>
      <w:r>
        <w:t xml:space="preserve">lick on the secret name from the </w:t>
      </w:r>
      <w:ins w:id="366" w:author="Microsoft Office User" w:date="2021-02-03T11:37:00Z">
        <w:r w:rsidR="007764FF">
          <w:fldChar w:fldCharType="begin"/>
        </w:r>
        <w:r w:rsidR="007764FF">
          <w:instrText xml:space="preserve"> HYPERLINK "https://aws.amazon.com/secrets-manager/" </w:instrText>
        </w:r>
        <w:r w:rsidR="007764FF">
          <w:fldChar w:fldCharType="separate"/>
        </w:r>
        <w:r w:rsidRPr="007764FF">
          <w:rPr>
            <w:rStyle w:val="Hyperlink"/>
          </w:rPr>
          <w:t>Secrets Manager</w:t>
        </w:r>
        <w:r w:rsidR="007764FF">
          <w:fldChar w:fldCharType="end"/>
        </w:r>
      </w:ins>
      <w:r>
        <w:t xml:space="preserve"> </w:t>
      </w:r>
      <w:ins w:id="367" w:author="Microsoft Office User" w:date="2021-02-03T11:38:00Z">
        <w:r w:rsidR="009D1265">
          <w:t>service</w:t>
        </w:r>
        <w:r w:rsidR="00FD38BC">
          <w:t xml:space="preserve"> </w:t>
        </w:r>
      </w:ins>
      <w:r>
        <w:t>console and clicking “Replicate secret to other regions” on the top of the screen.</w:t>
      </w:r>
    </w:p>
    <w:p w14:paraId="6EA81E71" w14:textId="77777777" w:rsidR="00DA1C9C" w:rsidRDefault="00535606">
      <w:r>
        <w:rPr>
          <w:noProof/>
        </w:rPr>
        <w:drawing>
          <wp:anchor distT="0" distB="0" distL="114300" distR="114300" simplePos="0" relativeHeight="251656704" behindDoc="0" locked="0" layoutInCell="1" allowOverlap="1" wp14:anchorId="02C5E0C6" wp14:editId="7C4CC2B3">
            <wp:simplePos x="0" y="0"/>
            <wp:positionH relativeFrom="column">
              <wp:align>center</wp:align>
            </wp:positionH>
            <wp:positionV relativeFrom="paragraph">
              <wp:posOffset>2540</wp:posOffset>
            </wp:positionV>
            <wp:extent cx="5352176" cy="570451"/>
            <wp:effectExtent l="0" t="0" r="0" b="0"/>
            <wp:wrapTopAndBottom/>
            <wp:docPr id="26" name="media/VAN9CAbPVPS.png"/>
            <wp:cNvGraphicFramePr/>
            <a:graphic xmlns:a="http://schemas.openxmlformats.org/drawingml/2006/main">
              <a:graphicData uri="http://schemas.openxmlformats.org/drawingml/2006/picture">
                <pic:pic xmlns:pic="http://schemas.openxmlformats.org/drawingml/2006/picture">
                  <pic:nvPicPr>
                    <pic:cNvPr id="0" name="media/VAN9CAbPVPS.png"/>
                    <pic:cNvPicPr/>
                  </pic:nvPicPr>
                  <pic:blipFill>
                    <a:blip r:embed="rId21"/>
                    <a:stretch>
                      <a:fillRect/>
                    </a:stretch>
                  </pic:blipFill>
                  <pic:spPr>
                    <a:xfrm>
                      <a:off x="0" y="0"/>
                      <a:ext cx="5352176" cy="570451"/>
                    </a:xfrm>
                    <a:prstGeom prst="rect">
                      <a:avLst/>
                    </a:prstGeom>
                  </pic:spPr>
                </pic:pic>
              </a:graphicData>
            </a:graphic>
          </wp:anchor>
        </w:drawing>
      </w:r>
    </w:p>
    <w:p w14:paraId="42A4BA6E" w14:textId="77777777" w:rsidR="00DA1C9C" w:rsidRDefault="00DA1C9C"/>
    <w:p w14:paraId="4490DEA9" w14:textId="77777777" w:rsidR="00DA1C9C" w:rsidRDefault="00535606">
      <w:r>
        <w:t>This will open a pop-up to configure the Replica Region and the KMS key for encrypting the secret in the Replica Region.</w:t>
      </w:r>
    </w:p>
    <w:p w14:paraId="04BAC4ED" w14:textId="3D3998B9" w:rsidR="00DA1C9C" w:rsidRDefault="00DA1C9C">
      <w:pPr>
        <w:rPr>
          <w:ins w:id="368" w:author="Fatima A" w:date="2021-02-03T18:24:00Z"/>
        </w:rPr>
      </w:pPr>
    </w:p>
    <w:p w14:paraId="65A4D90E" w14:textId="15E4B529" w:rsidR="00B57C7B" w:rsidRDefault="00D11839" w:rsidP="00D11839">
      <w:ins w:id="369" w:author="Fatima A" w:date="2021-02-03T18:25:00Z">
        <w:r>
          <w:t xml:space="preserve">2. </w:t>
        </w:r>
        <w:r w:rsidR="000C1CD0">
          <w:t>You can c</w:t>
        </w:r>
      </w:ins>
      <w:moveToRangeStart w:id="370" w:author="Fatima A" w:date="2021-02-03T18:24:00Z" w:name="move63269113"/>
      <w:moveTo w:id="371" w:author="Fatima A" w:date="2021-02-03T18:24:00Z">
        <w:del w:id="372" w:author="Fatima A" w:date="2021-02-03T18:25:00Z">
          <w:r w:rsidR="00B57C7B" w:rsidDel="000C1CD0">
            <w:delText>I c</w:delText>
          </w:r>
        </w:del>
        <w:r w:rsidR="00B57C7B">
          <w:t>onfigure the AWS Region and Encryption Key</w:t>
        </w:r>
      </w:moveTo>
      <w:ins w:id="373" w:author="Fatima A" w:date="2021-02-03T18:25:00Z">
        <w:r w:rsidR="000C1CD0">
          <w:t xml:space="preserve"> for the Replica region</w:t>
        </w:r>
      </w:ins>
      <w:moveTo w:id="374" w:author="Fatima A" w:date="2021-02-03T18:24:00Z">
        <w:r w:rsidR="00B57C7B">
          <w:t xml:space="preserve"> and click “Complete adding region(s)”.</w:t>
        </w:r>
      </w:moveTo>
      <w:moveToRangeEnd w:id="370"/>
    </w:p>
    <w:p w14:paraId="0C216F2C" w14:textId="77777777" w:rsidR="00DA1C9C" w:rsidRDefault="00535606">
      <w:r>
        <w:rPr>
          <w:noProof/>
        </w:rPr>
        <w:drawing>
          <wp:anchor distT="0" distB="0" distL="114300" distR="114300" simplePos="0" relativeHeight="251657728" behindDoc="0" locked="0" layoutInCell="1" allowOverlap="1" wp14:anchorId="27D644C4" wp14:editId="6218E7CC">
            <wp:simplePos x="0" y="0"/>
            <wp:positionH relativeFrom="column">
              <wp:align>center</wp:align>
            </wp:positionH>
            <wp:positionV relativeFrom="paragraph">
              <wp:posOffset>2540</wp:posOffset>
            </wp:positionV>
            <wp:extent cx="5352176" cy="2357306"/>
            <wp:effectExtent l="0" t="0" r="0" b="0"/>
            <wp:wrapTopAndBottom/>
            <wp:docPr id="27" name="media/VAN9CAw23h2.png"/>
            <wp:cNvGraphicFramePr/>
            <a:graphic xmlns:a="http://schemas.openxmlformats.org/drawingml/2006/main">
              <a:graphicData uri="http://schemas.openxmlformats.org/drawingml/2006/picture">
                <pic:pic xmlns:pic="http://schemas.openxmlformats.org/drawingml/2006/picture">
                  <pic:nvPicPr>
                    <pic:cNvPr id="0" name="media/VAN9CAw23h2.png"/>
                    <pic:cNvPicPr/>
                  </pic:nvPicPr>
                  <pic:blipFill>
                    <a:blip r:embed="rId22"/>
                    <a:stretch>
                      <a:fillRect/>
                    </a:stretch>
                  </pic:blipFill>
                  <pic:spPr>
                    <a:xfrm>
                      <a:off x="0" y="0"/>
                      <a:ext cx="5352176" cy="2357306"/>
                    </a:xfrm>
                    <a:prstGeom prst="rect">
                      <a:avLst/>
                    </a:prstGeom>
                  </pic:spPr>
                </pic:pic>
              </a:graphicData>
            </a:graphic>
          </wp:anchor>
        </w:drawing>
      </w:r>
    </w:p>
    <w:p w14:paraId="79B2B1DD" w14:textId="77777777" w:rsidR="00DA1C9C" w:rsidRDefault="00DA1C9C"/>
    <w:p w14:paraId="575E650B" w14:textId="2927BA1F" w:rsidR="00DA1C9C" w:rsidRDefault="00535606">
      <w:moveFromRangeStart w:id="375" w:author="Fatima A" w:date="2021-02-03T18:24:00Z" w:name="move63269113"/>
      <w:moveFrom w:id="376" w:author="Fatima A" w:date="2021-02-03T18:24:00Z">
        <w:r w:rsidDel="00B57C7B">
          <w:t xml:space="preserve">I configure the AWS Region and Encryption Key and click “Complete adding region(s)”. </w:t>
        </w:r>
      </w:moveFrom>
      <w:moveFromRangeEnd w:id="375"/>
      <w:r>
        <w:t>This will start the Replication process of the secret from the Primary Region to the Replica Region.</w:t>
      </w:r>
    </w:p>
    <w:p w14:paraId="5B573747" w14:textId="77777777" w:rsidR="00DA1C9C" w:rsidRDefault="00DA1C9C"/>
    <w:p w14:paraId="3BF0884B" w14:textId="77777777" w:rsidR="00DA1C9C" w:rsidRDefault="00535606">
      <w:r>
        <w:t>Scrolling down to the “Replicate Secret” section, I see that the replication to us-west-2 region is in progress:</w:t>
      </w:r>
    </w:p>
    <w:p w14:paraId="15A9757F" w14:textId="77777777" w:rsidR="00DA1C9C" w:rsidRDefault="00DA1C9C"/>
    <w:p w14:paraId="210D5138" w14:textId="77777777" w:rsidR="00DA1C9C" w:rsidRDefault="00535606">
      <w:r>
        <w:rPr>
          <w:noProof/>
        </w:rPr>
        <w:drawing>
          <wp:anchor distT="0" distB="0" distL="114300" distR="114300" simplePos="0" relativeHeight="251658752" behindDoc="0" locked="0" layoutInCell="1" allowOverlap="1" wp14:anchorId="708159B8" wp14:editId="2D5BD52A">
            <wp:simplePos x="0" y="0"/>
            <wp:positionH relativeFrom="column">
              <wp:align>center</wp:align>
            </wp:positionH>
            <wp:positionV relativeFrom="paragraph">
              <wp:posOffset>2540</wp:posOffset>
            </wp:positionV>
            <wp:extent cx="5352176" cy="1124124"/>
            <wp:effectExtent l="0" t="0" r="0" b="0"/>
            <wp:wrapTopAndBottom/>
            <wp:docPr id="28" name="media/VAN9CAlf3VE.png"/>
            <wp:cNvGraphicFramePr/>
            <a:graphic xmlns:a="http://schemas.openxmlformats.org/drawingml/2006/main">
              <a:graphicData uri="http://schemas.openxmlformats.org/drawingml/2006/picture">
                <pic:pic xmlns:pic="http://schemas.openxmlformats.org/drawingml/2006/picture">
                  <pic:nvPicPr>
                    <pic:cNvPr id="0" name="media/VAN9CAlf3VE.png"/>
                    <pic:cNvPicPr/>
                  </pic:nvPicPr>
                  <pic:blipFill>
                    <a:blip r:embed="rId23"/>
                    <a:stretch>
                      <a:fillRect/>
                    </a:stretch>
                  </pic:blipFill>
                  <pic:spPr>
                    <a:xfrm>
                      <a:off x="0" y="0"/>
                      <a:ext cx="5352176" cy="1124124"/>
                    </a:xfrm>
                    <a:prstGeom prst="rect">
                      <a:avLst/>
                    </a:prstGeom>
                  </pic:spPr>
                </pic:pic>
              </a:graphicData>
            </a:graphic>
          </wp:anchor>
        </w:drawing>
      </w:r>
    </w:p>
    <w:p w14:paraId="16F1A125" w14:textId="77777777" w:rsidR="00DA1C9C" w:rsidRDefault="00DA1C9C"/>
    <w:p w14:paraId="4EBFCD13" w14:textId="77777777" w:rsidR="00DA1C9C" w:rsidRDefault="00535606">
      <w:r>
        <w:lastRenderedPageBreak/>
        <w:t>Once the Replication is succeeded, I can review the replication details that I have configured for my secret. I can also choose to add more Regions for replicating my secret by clicking on “Add more regions”.</w:t>
      </w:r>
    </w:p>
    <w:p w14:paraId="2F2B3A6E" w14:textId="77777777" w:rsidR="00DA1C9C" w:rsidRDefault="00DA1C9C"/>
    <w:p w14:paraId="286D5059" w14:textId="77777777" w:rsidR="00DA1C9C" w:rsidRDefault="00535606">
      <w:r>
        <w:rPr>
          <w:noProof/>
        </w:rPr>
        <w:drawing>
          <wp:anchor distT="0" distB="0" distL="114300" distR="114300" simplePos="0" relativeHeight="251659776" behindDoc="0" locked="0" layoutInCell="1" allowOverlap="1" wp14:anchorId="370D86B2" wp14:editId="1CF53DB9">
            <wp:simplePos x="0" y="0"/>
            <wp:positionH relativeFrom="column">
              <wp:align>center</wp:align>
            </wp:positionH>
            <wp:positionV relativeFrom="paragraph">
              <wp:posOffset>2540</wp:posOffset>
            </wp:positionV>
            <wp:extent cx="5352176" cy="1409350"/>
            <wp:effectExtent l="0" t="0" r="0" b="0"/>
            <wp:wrapTopAndBottom/>
            <wp:docPr id="29" name="media/VAN9CALSeZO.png"/>
            <wp:cNvGraphicFramePr/>
            <a:graphic xmlns:a="http://schemas.openxmlformats.org/drawingml/2006/main">
              <a:graphicData uri="http://schemas.openxmlformats.org/drawingml/2006/picture">
                <pic:pic xmlns:pic="http://schemas.openxmlformats.org/drawingml/2006/picture">
                  <pic:nvPicPr>
                    <pic:cNvPr id="0" name="media/VAN9CALSeZO.png"/>
                    <pic:cNvPicPr/>
                  </pic:nvPicPr>
                  <pic:blipFill>
                    <a:blip r:embed="rId24"/>
                    <a:stretch>
                      <a:fillRect/>
                    </a:stretch>
                  </pic:blipFill>
                  <pic:spPr>
                    <a:xfrm>
                      <a:off x="0" y="0"/>
                      <a:ext cx="5352176" cy="1409350"/>
                    </a:xfrm>
                    <a:prstGeom prst="rect">
                      <a:avLst/>
                    </a:prstGeom>
                  </pic:spPr>
                </pic:pic>
              </a:graphicData>
            </a:graphic>
          </wp:anchor>
        </w:drawing>
      </w:r>
    </w:p>
    <w:p w14:paraId="04B03DA1" w14:textId="77777777" w:rsidR="00DA1C9C" w:rsidRDefault="00DA1C9C"/>
    <w:p w14:paraId="7838EE0D" w14:textId="2C33CBE1" w:rsidR="00DA1C9C" w:rsidRDefault="00515CD3" w:rsidP="004226F1">
      <w:ins w:id="377" w:author="Fatima A" w:date="2021-02-03T18:26:00Z">
        <w:r>
          <w:t xml:space="preserve">Now you can </w:t>
        </w:r>
      </w:ins>
      <w:ins w:id="378" w:author="Fatima A" w:date="2021-02-03T18:37:00Z">
        <w:r w:rsidR="00FF6C08">
          <w:t xml:space="preserve">also </w:t>
        </w:r>
      </w:ins>
      <w:ins w:id="379" w:author="Fatima A" w:date="2021-02-03T18:27:00Z">
        <w:r w:rsidR="008908CA">
          <w:t xml:space="preserve">update the </w:t>
        </w:r>
        <w:r w:rsidR="008908CA">
          <w:rPr>
            <w:i/>
          </w:rPr>
          <w:t>host</w:t>
        </w:r>
        <w:r w:rsidR="008908CA">
          <w:t xml:space="preserve"> in </w:t>
        </w:r>
        <w:r w:rsidR="00C06F74">
          <w:t>you</w:t>
        </w:r>
        <w:r w:rsidR="00CE6A0F">
          <w:t>r</w:t>
        </w:r>
        <w:r w:rsidR="00D3351E">
          <w:t xml:space="preserve"> s</w:t>
        </w:r>
        <w:r w:rsidR="008908CA">
          <w:t>ecret to the CNAME Record of the Database endpoint.</w:t>
        </w:r>
      </w:ins>
    </w:p>
    <w:p w14:paraId="3B115B24" w14:textId="02DCC837" w:rsidR="00DA1C9C" w:rsidRDefault="001728D8">
      <w:pPr>
        <w:pStyle w:val="Heading2"/>
      </w:pPr>
      <w:ins w:id="380" w:author="Fatima A" w:date="2021-02-03T18:26:00Z">
        <w:r>
          <w:t xml:space="preserve">To </w:t>
        </w:r>
      </w:ins>
      <w:commentRangeStart w:id="381"/>
      <w:del w:id="382" w:author="Fatima A" w:date="2021-02-03T18:26:00Z">
        <w:r w:rsidR="00535606" w:rsidDel="001728D8">
          <w:delText xml:space="preserve">Update </w:delText>
        </w:r>
      </w:del>
      <w:commentRangeEnd w:id="381"/>
      <w:ins w:id="383" w:author="Fatima A" w:date="2021-02-03T18:26:00Z">
        <w:r>
          <w:t xml:space="preserve">update </w:t>
        </w:r>
      </w:ins>
      <w:r w:rsidR="00770279">
        <w:rPr>
          <w:rStyle w:val="CommentReference"/>
          <w:rFonts w:asciiTheme="minorHAnsi" w:eastAsiaTheme="minorEastAsia" w:hAnsiTheme="minorHAnsi" w:cstheme="minorBidi"/>
          <w:b w:val="0"/>
          <w:bCs w:val="0"/>
        </w:rPr>
        <w:commentReference w:id="381"/>
      </w:r>
      <w:del w:id="384" w:author="Fatima A" w:date="2021-02-03T18:26:00Z">
        <w:r w:rsidR="00535606" w:rsidDel="001728D8">
          <w:delText xml:space="preserve">Secret </w:delText>
        </w:r>
      </w:del>
      <w:ins w:id="385" w:author="Fatima A" w:date="2021-02-03T18:26:00Z">
        <w:r>
          <w:t xml:space="preserve">secret </w:t>
        </w:r>
      </w:ins>
      <w:r w:rsidR="00535606">
        <w:t>with CNAME Record</w:t>
      </w:r>
    </w:p>
    <w:p w14:paraId="23E235A4" w14:textId="3DAE7CAC" w:rsidR="00DA1C9C" w:rsidRDefault="00535606">
      <w:r>
        <w:br/>
      </w:r>
      <w:del w:id="386" w:author="Fatima A" w:date="2021-02-03T18:27:00Z">
        <w:r w:rsidDel="00D548E7">
          <w:delText xml:space="preserve">I will now </w:delText>
        </w:r>
        <w:r w:rsidDel="008908CA">
          <w:delText xml:space="preserve">update the </w:delText>
        </w:r>
        <w:r w:rsidDel="008908CA">
          <w:rPr>
            <w:i/>
          </w:rPr>
          <w:delText>host</w:delText>
        </w:r>
        <w:r w:rsidDel="008908CA">
          <w:delText xml:space="preserve"> in my Secret to the CNAME Record of the Database endpoint. </w:delText>
        </w:r>
        <w:r w:rsidDel="00D548E7">
          <w:delText>I will f</w:delText>
        </w:r>
      </w:del>
      <w:ins w:id="387" w:author="Fatima A" w:date="2021-02-03T18:27:00Z">
        <w:r w:rsidR="00D548E7">
          <w:t>1. F</w:t>
        </w:r>
      </w:ins>
      <w:r>
        <w:t xml:space="preserve">ollow the process mentioned </w:t>
      </w:r>
      <w:hyperlink r:id="rId25">
        <w:r>
          <w:rPr>
            <w:rStyle w:val="Hyperlink"/>
          </w:rPr>
          <w:t>here</w:t>
        </w:r>
      </w:hyperlink>
      <w:r>
        <w:t xml:space="preserve"> to update the secret value for </w:t>
      </w:r>
      <w:r>
        <w:rPr>
          <w:i/>
        </w:rPr>
        <w:t>host</w:t>
      </w:r>
      <w:r>
        <w:t xml:space="preserve"> with the CNAME Record.</w:t>
      </w:r>
      <w:r>
        <w:br/>
      </w:r>
    </w:p>
    <w:p w14:paraId="3830ABF2" w14:textId="77777777" w:rsidR="00DA1C9C" w:rsidRDefault="00535606">
      <w:r>
        <w:rPr>
          <w:noProof/>
        </w:rPr>
        <w:lastRenderedPageBreak/>
        <w:drawing>
          <wp:anchor distT="0" distB="0" distL="114300" distR="114300" simplePos="0" relativeHeight="251660800" behindDoc="0" locked="0" layoutInCell="1" allowOverlap="1" wp14:anchorId="074D9AA2" wp14:editId="6C50A89F">
            <wp:simplePos x="0" y="0"/>
            <wp:positionH relativeFrom="column">
              <wp:align>center</wp:align>
            </wp:positionH>
            <wp:positionV relativeFrom="paragraph">
              <wp:posOffset>2540</wp:posOffset>
            </wp:positionV>
            <wp:extent cx="4253218" cy="4253218"/>
            <wp:effectExtent l="0" t="0" r="0" b="0"/>
            <wp:wrapTopAndBottom/>
            <wp:docPr id="31" name="media/VAN9CAHndql.png"/>
            <wp:cNvGraphicFramePr/>
            <a:graphic xmlns:a="http://schemas.openxmlformats.org/drawingml/2006/main">
              <a:graphicData uri="http://schemas.openxmlformats.org/drawingml/2006/picture">
                <pic:pic xmlns:pic="http://schemas.openxmlformats.org/drawingml/2006/picture">
                  <pic:nvPicPr>
                    <pic:cNvPr id="0" name="media/VAN9CAHndql.png"/>
                    <pic:cNvPicPr/>
                  </pic:nvPicPr>
                  <pic:blipFill>
                    <a:blip r:embed="rId26"/>
                    <a:stretch>
                      <a:fillRect/>
                    </a:stretch>
                  </pic:blipFill>
                  <pic:spPr>
                    <a:xfrm>
                      <a:off x="0" y="0"/>
                      <a:ext cx="4253218" cy="4253218"/>
                    </a:xfrm>
                    <a:prstGeom prst="rect">
                      <a:avLst/>
                    </a:prstGeom>
                  </pic:spPr>
                </pic:pic>
              </a:graphicData>
            </a:graphic>
            <wp14:sizeRelH relativeFrom="margin">
              <wp14:pctWidth>0</wp14:pctWidth>
            </wp14:sizeRelH>
            <wp14:sizeRelV relativeFrom="margin">
              <wp14:pctHeight>0</wp14:pctHeight>
            </wp14:sizeRelV>
          </wp:anchor>
        </w:drawing>
      </w:r>
    </w:p>
    <w:p w14:paraId="3E4134D0" w14:textId="6863759B" w:rsidR="00DA1C9C" w:rsidDel="005A7C96" w:rsidRDefault="005A7C96">
      <w:pPr>
        <w:rPr>
          <w:del w:id="388" w:author="Fatima A" w:date="2021-02-03T18:28:00Z"/>
        </w:rPr>
      </w:pPr>
      <w:ins w:id="389" w:author="Fatima A" w:date="2021-02-03T18:28:00Z">
        <w:r>
          <w:t xml:space="preserve">2. </w:t>
        </w:r>
      </w:ins>
    </w:p>
    <w:p w14:paraId="6693D77E" w14:textId="69CFC886" w:rsidR="00DA1C9C" w:rsidRDefault="00535606" w:rsidP="005A7C96">
      <w:r>
        <w:t xml:space="preserve">After </w:t>
      </w:r>
      <w:ins w:id="390" w:author="Fatima A" w:date="2021-02-03T18:27:00Z">
        <w:r w:rsidR="00C93833">
          <w:t>you</w:t>
        </w:r>
      </w:ins>
      <w:del w:id="391" w:author="Fatima A" w:date="2021-02-03T18:27:00Z">
        <w:r w:rsidDel="00C93833">
          <w:delText>I</w:delText>
        </w:r>
      </w:del>
      <w:r>
        <w:t xml:space="preserve"> click “Save”, </w:t>
      </w:r>
      <w:ins w:id="392" w:author="Fatima A" w:date="2021-02-03T18:32:00Z">
        <w:r w:rsidR="002D6C29">
          <w:t xml:space="preserve">you will </w:t>
        </w:r>
      </w:ins>
      <w:del w:id="393" w:author="Fatima A" w:date="2021-02-03T18:32:00Z">
        <w:r w:rsidDel="002D6C29">
          <w:delText xml:space="preserve">I </w:delText>
        </w:r>
      </w:del>
      <w:r>
        <w:t>see a banner on top of the screen with the following message that indicates that the secret was successfully edited:</w:t>
      </w:r>
    </w:p>
    <w:p w14:paraId="50BEE4FF" w14:textId="77777777" w:rsidR="00DA1C9C" w:rsidRDefault="00535606">
      <w:r>
        <w:rPr>
          <w:noProof/>
        </w:rPr>
        <w:drawing>
          <wp:anchor distT="0" distB="0" distL="114300" distR="114300" simplePos="0" relativeHeight="251661824" behindDoc="0" locked="0" layoutInCell="1" allowOverlap="1" wp14:anchorId="5FF9930F" wp14:editId="048B8D68">
            <wp:simplePos x="0" y="0"/>
            <wp:positionH relativeFrom="column">
              <wp:align>center</wp:align>
            </wp:positionH>
            <wp:positionV relativeFrom="paragraph">
              <wp:posOffset>2540</wp:posOffset>
            </wp:positionV>
            <wp:extent cx="2374084" cy="293614"/>
            <wp:effectExtent l="0" t="0" r="0" b="0"/>
            <wp:wrapTopAndBottom/>
            <wp:docPr id="32" name="media/VAN9CATmGcG.png"/>
            <wp:cNvGraphicFramePr/>
            <a:graphic xmlns:a="http://schemas.openxmlformats.org/drawingml/2006/main">
              <a:graphicData uri="http://schemas.openxmlformats.org/drawingml/2006/picture">
                <pic:pic xmlns:pic="http://schemas.openxmlformats.org/drawingml/2006/picture">
                  <pic:nvPicPr>
                    <pic:cNvPr id="0" name="media/VAN9CATmGcG.png"/>
                    <pic:cNvPicPr/>
                  </pic:nvPicPr>
                  <pic:blipFill>
                    <a:blip r:embed="rId27"/>
                    <a:stretch>
                      <a:fillRect/>
                    </a:stretch>
                  </pic:blipFill>
                  <pic:spPr>
                    <a:xfrm>
                      <a:off x="0" y="0"/>
                      <a:ext cx="2374084" cy="293614"/>
                    </a:xfrm>
                    <a:prstGeom prst="rect">
                      <a:avLst/>
                    </a:prstGeom>
                  </pic:spPr>
                </pic:pic>
              </a:graphicData>
            </a:graphic>
          </wp:anchor>
        </w:drawing>
      </w:r>
    </w:p>
    <w:p w14:paraId="4663FDE0" w14:textId="77777777" w:rsidR="00DA1C9C" w:rsidRDefault="00DA1C9C"/>
    <w:p w14:paraId="050F6228" w14:textId="3351FF0E" w:rsidR="00DA1C9C" w:rsidRDefault="00535606">
      <w:pPr>
        <w:rPr>
          <w:ins w:id="394" w:author="Fatima A" w:date="2021-02-03T18:38:00Z"/>
        </w:rPr>
      </w:pPr>
      <w:r>
        <w:t xml:space="preserve">Since </w:t>
      </w:r>
      <w:del w:id="395" w:author="Fatima A" w:date="2021-02-03T18:32:00Z">
        <w:r w:rsidDel="00E357B5">
          <w:delText xml:space="preserve">my </w:delText>
        </w:r>
      </w:del>
      <w:ins w:id="396" w:author="Fatima A" w:date="2021-02-03T18:32:00Z">
        <w:r w:rsidR="00E357B5">
          <w:t xml:space="preserve">the </w:t>
        </w:r>
      </w:ins>
      <w:r>
        <w:t xml:space="preserve">secret is setup for Replication, </w:t>
      </w:r>
      <w:del w:id="397" w:author="Fatima A" w:date="2021-02-03T18:32:00Z">
        <w:r w:rsidDel="00214E6B">
          <w:delText xml:space="preserve">I </w:delText>
        </w:r>
      </w:del>
      <w:ins w:id="398" w:author="Fatima A" w:date="2021-02-03T18:32:00Z">
        <w:r w:rsidR="00214E6B">
          <w:t xml:space="preserve">you </w:t>
        </w:r>
      </w:ins>
      <w:r>
        <w:t xml:space="preserve">can also review the sync status of </w:t>
      </w:r>
      <w:del w:id="399" w:author="Fatima A" w:date="2021-02-03T18:38:00Z">
        <w:r w:rsidDel="00F43602">
          <w:delText>my</w:delText>
        </w:r>
      </w:del>
      <w:ins w:id="400" w:author="Fatima A" w:date="2021-02-03T18:38:00Z">
        <w:r w:rsidR="008B47AD">
          <w:t>your</w:t>
        </w:r>
      </w:ins>
      <w:del w:id="401" w:author="Fatima A" w:date="2021-02-03T18:38:00Z">
        <w:r w:rsidDel="00F43602">
          <w:delText xml:space="preserve"> </w:delText>
        </w:r>
      </w:del>
      <w:ins w:id="402" w:author="Fatima A" w:date="2021-02-03T18:38:00Z">
        <w:r w:rsidR="00F43602">
          <w:t xml:space="preserve"> </w:t>
        </w:r>
      </w:ins>
      <w:r>
        <w:t>secret to the Replica Region after the update was made to the secret.</w:t>
      </w:r>
    </w:p>
    <w:p w14:paraId="6BB28AD5" w14:textId="77777777" w:rsidR="00397715" w:rsidRDefault="00397715"/>
    <w:p w14:paraId="3A353B99" w14:textId="581E6445" w:rsidR="00DA1C9C" w:rsidRDefault="00535606">
      <w:pPr>
        <w:pStyle w:val="ListParagraph"/>
        <w:numPr>
          <w:ilvl w:val="0"/>
          <w:numId w:val="11"/>
        </w:numPr>
        <w:pPrChange w:id="403" w:author="Fatima A" w:date="2021-02-03T18:38:00Z">
          <w:pPr/>
        </w:pPrChange>
      </w:pPr>
      <w:del w:id="404" w:author="Fatima A" w:date="2021-02-03T18:32:00Z">
        <w:r w:rsidDel="006B69B5">
          <w:delText xml:space="preserve">I </w:delText>
        </w:r>
      </w:del>
      <w:ins w:id="405" w:author="Fatima A" w:date="2021-02-03T18:32:00Z">
        <w:r w:rsidR="006B69B5">
          <w:t xml:space="preserve">You </w:t>
        </w:r>
      </w:ins>
      <w:r>
        <w:t>can scroll down to the “Replicate Secret” section and review the “Region Replication Status”. </w:t>
      </w:r>
    </w:p>
    <w:p w14:paraId="273C36B9" w14:textId="77777777" w:rsidR="00DA1C9C" w:rsidRDefault="00535606">
      <w:r>
        <w:rPr>
          <w:noProof/>
        </w:rPr>
        <w:drawing>
          <wp:anchor distT="0" distB="0" distL="114300" distR="114300" simplePos="0" relativeHeight="251662848" behindDoc="0" locked="0" layoutInCell="1" allowOverlap="1" wp14:anchorId="78BC71EB" wp14:editId="706B4BD7">
            <wp:simplePos x="0" y="0"/>
            <wp:positionH relativeFrom="column">
              <wp:align>center</wp:align>
            </wp:positionH>
            <wp:positionV relativeFrom="paragraph">
              <wp:posOffset>2540</wp:posOffset>
            </wp:positionV>
            <wp:extent cx="5352176" cy="1149291"/>
            <wp:effectExtent l="0" t="0" r="0" b="0"/>
            <wp:wrapTopAndBottom/>
            <wp:docPr id="33" name="media/VAN9CAhHgN0.png"/>
            <wp:cNvGraphicFramePr/>
            <a:graphic xmlns:a="http://schemas.openxmlformats.org/drawingml/2006/main">
              <a:graphicData uri="http://schemas.openxmlformats.org/drawingml/2006/picture">
                <pic:pic xmlns:pic="http://schemas.openxmlformats.org/drawingml/2006/picture">
                  <pic:nvPicPr>
                    <pic:cNvPr id="0" name="media/VAN9CAhHgN0.png"/>
                    <pic:cNvPicPr/>
                  </pic:nvPicPr>
                  <pic:blipFill>
                    <a:blip r:embed="rId28"/>
                    <a:stretch>
                      <a:fillRect/>
                    </a:stretch>
                  </pic:blipFill>
                  <pic:spPr>
                    <a:xfrm>
                      <a:off x="0" y="0"/>
                      <a:ext cx="5352176" cy="1149291"/>
                    </a:xfrm>
                    <a:prstGeom prst="rect">
                      <a:avLst/>
                    </a:prstGeom>
                  </pic:spPr>
                </pic:pic>
              </a:graphicData>
            </a:graphic>
          </wp:anchor>
        </w:drawing>
      </w:r>
    </w:p>
    <w:p w14:paraId="4C0C1E63" w14:textId="77777777" w:rsidR="00DA1C9C" w:rsidRDefault="00DA1C9C"/>
    <w:p w14:paraId="07F6AB3D" w14:textId="77777777" w:rsidR="00DA1C9C" w:rsidRDefault="00DA1C9C"/>
    <w:p w14:paraId="509DC802" w14:textId="0FABD204" w:rsidR="008E6889" w:rsidRDefault="00957F82" w:rsidP="008E6889">
      <w:pPr>
        <w:rPr>
          <w:moveTo w:id="406" w:author="Fatima A" w:date="2021-02-03T18:40:00Z"/>
        </w:rPr>
      </w:pPr>
      <w:ins w:id="407" w:author="Fatima A" w:date="2021-02-03T18:39:00Z">
        <w:r>
          <w:lastRenderedPageBreak/>
          <w:t xml:space="preserve">Now that you have configured the secret for Replication in the Primary Region, you can access the secret </w:t>
        </w:r>
      </w:ins>
      <w:ins w:id="408" w:author="Fatima A" w:date="2021-02-03T18:40:00Z">
        <w:r>
          <w:t>from the Replica Region.</w:t>
        </w:r>
      </w:ins>
      <w:moveToRangeStart w:id="409" w:author="Fatima A" w:date="2021-02-03T18:40:00Z" w:name="move63270041"/>
      <w:moveTo w:id="410" w:author="Fatima A" w:date="2021-02-03T18:40:00Z">
        <w:del w:id="411" w:author="Fatima A" w:date="2021-02-03T18:40:00Z">
          <w:r w:rsidR="008E6889" w:rsidDel="00CF62E1">
            <w:delText>Now,</w:delText>
          </w:r>
        </w:del>
        <w:r w:rsidR="008E6889">
          <w:t xml:space="preserve"> I will demonstrate how to access replicated secret</w:t>
        </w:r>
        <w:del w:id="412" w:author="Fatima A" w:date="2021-02-03T18:40:00Z">
          <w:r w:rsidR="008E6889" w:rsidDel="00AF1854">
            <w:delText>s</w:delText>
          </w:r>
        </w:del>
        <w:r w:rsidR="008E6889">
          <w:t xml:space="preserve"> from </w:t>
        </w:r>
      </w:moveTo>
      <w:ins w:id="413" w:author="Fatima A" w:date="2021-02-03T18:43:00Z">
        <w:r w:rsidR="007715F1">
          <w:t>a s</w:t>
        </w:r>
      </w:ins>
      <w:ins w:id="414" w:author="Fatima A" w:date="2021-02-03T18:44:00Z">
        <w:r w:rsidR="00F36A76">
          <w:t>i</w:t>
        </w:r>
      </w:ins>
      <w:ins w:id="415" w:author="Fatima A" w:date="2021-02-03T18:43:00Z">
        <w:r w:rsidR="007715F1">
          <w:t xml:space="preserve">mple Lambda function </w:t>
        </w:r>
      </w:ins>
      <w:ins w:id="416" w:author="Fatima A" w:date="2021-02-03T18:44:00Z">
        <w:r w:rsidR="00F36A76">
          <w:t xml:space="preserve">deployed </w:t>
        </w:r>
      </w:ins>
      <w:ins w:id="417" w:author="Fatima A" w:date="2021-02-03T18:43:00Z">
        <w:r w:rsidR="007715F1">
          <w:t xml:space="preserve">in </w:t>
        </w:r>
      </w:ins>
      <w:moveTo w:id="418" w:author="Fatima A" w:date="2021-02-03T18:40:00Z">
        <w:r w:rsidR="008E6889">
          <w:t>the Replica Region (us-west-2).</w:t>
        </w:r>
      </w:moveTo>
    </w:p>
    <w:moveToRangeEnd w:id="409"/>
    <w:p w14:paraId="1645361A" w14:textId="500EC281" w:rsidR="009F0D98" w:rsidRDefault="009F0D98">
      <w:pPr>
        <w:pStyle w:val="Heading2"/>
        <w:rPr>
          <w:ins w:id="419" w:author="Fatima A" w:date="2021-02-03T18:38:00Z"/>
        </w:rPr>
      </w:pPr>
    </w:p>
    <w:p w14:paraId="1D13EC86" w14:textId="6147A675" w:rsidR="00DA1C9C" w:rsidRDefault="0014178A">
      <w:pPr>
        <w:pStyle w:val="Heading2"/>
      </w:pPr>
      <w:ins w:id="420" w:author="Fatima A" w:date="2021-02-03T18:40:00Z">
        <w:r>
          <w:t xml:space="preserve">To </w:t>
        </w:r>
      </w:ins>
      <w:ins w:id="421" w:author="Fatima A" w:date="2021-02-03T18:41:00Z">
        <w:r>
          <w:t>a</w:t>
        </w:r>
      </w:ins>
      <w:commentRangeStart w:id="422"/>
      <w:del w:id="423" w:author="Fatima A" w:date="2021-02-03T18:41:00Z">
        <w:r w:rsidR="00535606" w:rsidDel="0014178A">
          <w:delText>A</w:delText>
        </w:r>
      </w:del>
      <w:r w:rsidR="00535606">
        <w:t>ccess</w:t>
      </w:r>
      <w:del w:id="424" w:author="Fatima A" w:date="2021-02-03T18:41:00Z">
        <w:r w:rsidR="00535606" w:rsidDel="0014178A">
          <w:delText>ing</w:delText>
        </w:r>
      </w:del>
      <w:r w:rsidR="00535606">
        <w:t xml:space="preserve"> </w:t>
      </w:r>
      <w:commentRangeEnd w:id="422"/>
      <w:r w:rsidR="00770279">
        <w:rPr>
          <w:rStyle w:val="CommentReference"/>
          <w:rFonts w:asciiTheme="minorHAnsi" w:eastAsiaTheme="minorEastAsia" w:hAnsiTheme="minorHAnsi" w:cstheme="minorBidi"/>
          <w:b w:val="0"/>
          <w:bCs w:val="0"/>
        </w:rPr>
        <w:commentReference w:id="422"/>
      </w:r>
      <w:r w:rsidR="00535606">
        <w:t>the secret from the Replica Region</w:t>
      </w:r>
    </w:p>
    <w:p w14:paraId="20658E59" w14:textId="301B94B4" w:rsidR="00DA1C9C" w:rsidRDefault="00535606">
      <w:r>
        <w:br/>
      </w:r>
      <w:moveFromRangeStart w:id="425" w:author="Fatima A" w:date="2021-02-03T18:40:00Z" w:name="move63270041"/>
      <w:moveFrom w:id="426" w:author="Fatima A" w:date="2021-02-03T18:40:00Z">
        <w:r w:rsidDel="008E6889">
          <w:t>Now, I will demonstrate how to access replicated secrets from the Replica Region (us-west-2).</w:t>
        </w:r>
      </w:moveFrom>
      <w:moveFromRangeEnd w:id="425"/>
    </w:p>
    <w:p w14:paraId="7312B29D" w14:textId="77777777" w:rsidR="00DA1C9C" w:rsidDel="000E4CC0" w:rsidRDefault="00DA1C9C">
      <w:pPr>
        <w:rPr>
          <w:del w:id="427" w:author="Fatima A" w:date="2021-02-03T18:41:00Z"/>
        </w:rPr>
      </w:pPr>
    </w:p>
    <w:p w14:paraId="2F5B1969" w14:textId="77777777" w:rsidR="00DA1C9C" w:rsidRDefault="00DA1C9C"/>
    <w:p w14:paraId="54EAAC08" w14:textId="1F34DBBA" w:rsidR="00DA1C9C" w:rsidRDefault="00F33D1C">
      <w:pPr>
        <w:pStyle w:val="ListParagraph"/>
        <w:numPr>
          <w:ilvl w:val="0"/>
          <w:numId w:val="12"/>
        </w:numPr>
      </w:pPr>
      <w:ins w:id="428" w:author="Fatima A" w:date="2021-02-12T12:04:00Z">
        <w:r>
          <w:t>Navigate</w:t>
        </w:r>
      </w:ins>
      <w:del w:id="429" w:author="Fatima A" w:date="2021-02-03T18:41:00Z">
        <w:r w:rsidR="00535606" w:rsidDel="001B6739">
          <w:delText>I tr</w:delText>
        </w:r>
      </w:del>
      <w:del w:id="430" w:author="Fatima A" w:date="2021-02-12T12:04:00Z">
        <w:r w:rsidR="00535606" w:rsidDel="00F33D1C">
          <w:delText>averse</w:delText>
        </w:r>
      </w:del>
      <w:r w:rsidR="00535606">
        <w:t xml:space="preserve"> to the</w:t>
      </w:r>
      <w:r w:rsidR="00535606">
        <w:rPr>
          <w:b/>
        </w:rPr>
        <w:t xml:space="preserve"> </w:t>
      </w:r>
      <w:ins w:id="431" w:author="Microsoft Office User" w:date="2021-02-03T11:38:00Z">
        <w:r w:rsidR="00387F93">
          <w:rPr>
            <w:bCs/>
          </w:rPr>
          <w:fldChar w:fldCharType="begin"/>
        </w:r>
        <w:r w:rsidR="00387F93">
          <w:rPr>
            <w:bCs/>
          </w:rPr>
          <w:instrText xml:space="preserve"> HYPERLINK "https://aws.amazon.com/secrets-manager/" </w:instrText>
        </w:r>
        <w:r w:rsidR="00387F93">
          <w:rPr>
            <w:bCs/>
          </w:rPr>
          <w:fldChar w:fldCharType="separate"/>
        </w:r>
        <w:r w:rsidR="00535606" w:rsidRPr="00387F93">
          <w:rPr>
            <w:rStyle w:val="Hyperlink"/>
            <w:bCs/>
            <w:rPrChange w:id="432" w:author="Microsoft Office User" w:date="2021-02-03T11:36:00Z">
              <w:rPr>
                <w:b/>
              </w:rPr>
            </w:rPrChange>
          </w:rPr>
          <w:t>Secrets Manager</w:t>
        </w:r>
        <w:r w:rsidR="00387F93">
          <w:rPr>
            <w:bCs/>
          </w:rPr>
          <w:fldChar w:fldCharType="end"/>
        </w:r>
      </w:ins>
      <w:r w:rsidR="00535606">
        <w:rPr>
          <w:b/>
        </w:rPr>
        <w:t xml:space="preserve"> </w:t>
      </w:r>
      <w:r w:rsidR="00535606">
        <w:t xml:space="preserve">service console from </w:t>
      </w:r>
      <w:ins w:id="433" w:author="Microsoft Office User" w:date="2021-02-03T11:38:00Z">
        <w:r w:rsidR="007F1399">
          <w:fldChar w:fldCharType="begin"/>
        </w:r>
        <w:r w:rsidR="007F1399">
          <w:instrText xml:space="preserve"> HYPERLINK "https://aws.amazon.com/console/" </w:instrText>
        </w:r>
        <w:r w:rsidR="007F1399">
          <w:fldChar w:fldCharType="separate"/>
        </w:r>
        <w:r w:rsidR="00535606" w:rsidRPr="007F1399">
          <w:rPr>
            <w:rStyle w:val="Hyperlink"/>
          </w:rPr>
          <w:t xml:space="preserve">the </w:t>
        </w:r>
        <w:del w:id="434" w:author="Microsoft Office User" w:date="2021-02-03T11:37:00Z">
          <w:r w:rsidR="00535606" w:rsidRPr="007F1399" w:rsidDel="007F1399">
            <w:rPr>
              <w:rStyle w:val="Hyperlink"/>
            </w:rPr>
            <w:delText xml:space="preserve">AWS Management </w:delText>
          </w:r>
        </w:del>
        <w:r w:rsidR="00535606" w:rsidRPr="007F1399">
          <w:rPr>
            <w:rStyle w:val="Hyperlink"/>
          </w:rPr>
          <w:t>console</w:t>
        </w:r>
        <w:r w:rsidR="007F1399">
          <w:fldChar w:fldCharType="end"/>
        </w:r>
      </w:ins>
      <w:r w:rsidR="00535606">
        <w:t xml:space="preserve"> in </w:t>
      </w:r>
      <w:ins w:id="435" w:author="Fatima A" w:date="2021-02-03T18:41:00Z">
        <w:r w:rsidR="001D4D83">
          <w:t xml:space="preserve">the </w:t>
        </w:r>
      </w:ins>
      <w:del w:id="436" w:author="Fatima A" w:date="2021-02-03T18:41:00Z">
        <w:r w:rsidR="00535606" w:rsidDel="001D4D83">
          <w:delText xml:space="preserve">my </w:delText>
        </w:r>
      </w:del>
      <w:r w:rsidR="00535606">
        <w:t xml:space="preserve">Replica Region (Oregon) and view the secret that </w:t>
      </w:r>
      <w:ins w:id="437" w:author="Fatima A" w:date="2021-02-03T18:41:00Z">
        <w:r w:rsidR="00170643">
          <w:t xml:space="preserve">you </w:t>
        </w:r>
      </w:ins>
      <w:del w:id="438" w:author="Fatima A" w:date="2021-02-03T18:41:00Z">
        <w:r w:rsidR="00535606" w:rsidDel="00170643">
          <w:delText xml:space="preserve">I </w:delText>
        </w:r>
      </w:del>
      <w:r w:rsidR="00535606">
        <w:t>created in the Primary Region</w:t>
      </w:r>
      <w:ins w:id="439" w:author="Fatima A" w:date="2021-02-03T18:41:00Z">
        <w:r w:rsidR="00BC5B73">
          <w:t xml:space="preserve"> (N. Virginia)</w:t>
        </w:r>
      </w:ins>
      <w:r w:rsidR="00535606">
        <w:t>.</w:t>
      </w:r>
    </w:p>
    <w:p w14:paraId="49D69568" w14:textId="77777777" w:rsidR="00DA1C9C" w:rsidRDefault="00535606">
      <w:r>
        <w:rPr>
          <w:noProof/>
        </w:rPr>
        <w:drawing>
          <wp:anchor distT="0" distB="0" distL="114300" distR="114300" simplePos="0" relativeHeight="251663872" behindDoc="0" locked="0" layoutInCell="1" allowOverlap="1" wp14:anchorId="5F496087" wp14:editId="1D090AC3">
            <wp:simplePos x="0" y="0"/>
            <wp:positionH relativeFrom="column">
              <wp:align>center</wp:align>
            </wp:positionH>
            <wp:positionV relativeFrom="paragraph">
              <wp:posOffset>2540</wp:posOffset>
            </wp:positionV>
            <wp:extent cx="5352176" cy="847288"/>
            <wp:effectExtent l="0" t="0" r="0" b="0"/>
            <wp:wrapTopAndBottom/>
            <wp:docPr id="34" name="media/VAN9CACUn0x.png"/>
            <wp:cNvGraphicFramePr/>
            <a:graphic xmlns:a="http://schemas.openxmlformats.org/drawingml/2006/main">
              <a:graphicData uri="http://schemas.openxmlformats.org/drawingml/2006/picture">
                <pic:pic xmlns:pic="http://schemas.openxmlformats.org/drawingml/2006/picture">
                  <pic:nvPicPr>
                    <pic:cNvPr id="0" name="media/VAN9CACUn0x.png"/>
                    <pic:cNvPicPr/>
                  </pic:nvPicPr>
                  <pic:blipFill>
                    <a:blip r:embed="rId29"/>
                    <a:stretch>
                      <a:fillRect/>
                    </a:stretch>
                  </pic:blipFill>
                  <pic:spPr>
                    <a:xfrm>
                      <a:off x="0" y="0"/>
                      <a:ext cx="5352176" cy="847288"/>
                    </a:xfrm>
                    <a:prstGeom prst="rect">
                      <a:avLst/>
                    </a:prstGeom>
                  </pic:spPr>
                </pic:pic>
              </a:graphicData>
            </a:graphic>
          </wp:anchor>
        </w:drawing>
      </w:r>
    </w:p>
    <w:p w14:paraId="482EA334" w14:textId="77777777" w:rsidR="00DA1C9C" w:rsidRDefault="00DA1C9C"/>
    <w:p w14:paraId="4037D55C" w14:textId="45E75D6E" w:rsidR="00DA1C9C" w:rsidRDefault="00BC4ACD" w:rsidP="00ED1BAD">
      <w:pPr>
        <w:pStyle w:val="ListParagraph"/>
        <w:numPr>
          <w:ilvl w:val="0"/>
          <w:numId w:val="12"/>
        </w:numPr>
      </w:pPr>
      <w:ins w:id="440" w:author="Fatima A" w:date="2021-02-03T18:41:00Z">
        <w:r>
          <w:t xml:space="preserve">You </w:t>
        </w:r>
      </w:ins>
      <w:del w:id="441" w:author="Fatima A" w:date="2021-02-03T18:41:00Z">
        <w:r w:rsidR="00535606" w:rsidDel="00BC4ACD">
          <w:delText xml:space="preserve">I </w:delText>
        </w:r>
      </w:del>
      <w:r w:rsidR="00535606">
        <w:t xml:space="preserve">can click on the Secret name </w:t>
      </w:r>
      <w:del w:id="442" w:author="Fatima A" w:date="2021-02-03T18:42:00Z">
        <w:r w:rsidR="00535606" w:rsidDel="00C17C4B">
          <w:delText xml:space="preserve">“BlogDemoSecret” </w:delText>
        </w:r>
      </w:del>
      <w:r w:rsidR="00535606">
        <w:t>and review the details replicated from the Primary Region. A secret that is configured for Replication will display a banner on the top stating the replication details.</w:t>
      </w:r>
    </w:p>
    <w:p w14:paraId="39011199" w14:textId="77777777" w:rsidR="00DA1C9C" w:rsidRDefault="00535606">
      <w:r>
        <w:rPr>
          <w:noProof/>
        </w:rPr>
        <w:drawing>
          <wp:anchor distT="0" distB="0" distL="114300" distR="114300" simplePos="0" relativeHeight="251664896" behindDoc="0" locked="0" layoutInCell="1" allowOverlap="1" wp14:anchorId="7EEEAE02" wp14:editId="25967465">
            <wp:simplePos x="0" y="0"/>
            <wp:positionH relativeFrom="column">
              <wp:align>center</wp:align>
            </wp:positionH>
            <wp:positionV relativeFrom="paragraph">
              <wp:posOffset>2540</wp:posOffset>
            </wp:positionV>
            <wp:extent cx="5352176" cy="310392"/>
            <wp:effectExtent l="0" t="0" r="0" b="0"/>
            <wp:wrapTopAndBottom/>
            <wp:docPr id="35" name="media/VAN9CAnSpEG.png"/>
            <wp:cNvGraphicFramePr/>
            <a:graphic xmlns:a="http://schemas.openxmlformats.org/drawingml/2006/main">
              <a:graphicData uri="http://schemas.openxmlformats.org/drawingml/2006/picture">
                <pic:pic xmlns:pic="http://schemas.openxmlformats.org/drawingml/2006/picture">
                  <pic:nvPicPr>
                    <pic:cNvPr id="0" name="media/VAN9CAnSpEG.png"/>
                    <pic:cNvPicPr/>
                  </pic:nvPicPr>
                  <pic:blipFill>
                    <a:blip r:embed="rId30"/>
                    <a:stretch>
                      <a:fillRect/>
                    </a:stretch>
                  </pic:blipFill>
                  <pic:spPr>
                    <a:xfrm>
                      <a:off x="0" y="0"/>
                      <a:ext cx="5352176" cy="310392"/>
                    </a:xfrm>
                    <a:prstGeom prst="rect">
                      <a:avLst/>
                    </a:prstGeom>
                  </pic:spPr>
                </pic:pic>
              </a:graphicData>
            </a:graphic>
          </wp:anchor>
        </w:drawing>
      </w:r>
    </w:p>
    <w:p w14:paraId="790CF8FD" w14:textId="77777777" w:rsidR="00DA1C9C" w:rsidRDefault="00DA1C9C"/>
    <w:p w14:paraId="01B8FD05" w14:textId="656533A5" w:rsidR="00DA1C9C" w:rsidRDefault="005C5338">
      <w:ins w:id="443" w:author="Fatima A" w:date="2021-02-03T18:42:00Z">
        <w:r>
          <w:t>You</w:t>
        </w:r>
      </w:ins>
      <w:del w:id="444" w:author="Fatima A" w:date="2021-02-03T18:42:00Z">
        <w:r w:rsidR="00535606" w:rsidDel="005C5338">
          <w:delText>I</w:delText>
        </w:r>
      </w:del>
      <w:r w:rsidR="00535606">
        <w:t xml:space="preserve"> can simply use the Secret ARN to retrieve the secret value from the Lambda function </w:t>
      </w:r>
      <w:ins w:id="445" w:author="Fatima A" w:date="2021-02-03T18:44:00Z">
        <w:r w:rsidR="0036254A">
          <w:t xml:space="preserve">or application </w:t>
        </w:r>
      </w:ins>
      <w:r w:rsidR="00535606">
        <w:t xml:space="preserve">deployed in </w:t>
      </w:r>
      <w:del w:id="446" w:author="Fatima A" w:date="2021-02-03T18:43:00Z">
        <w:r w:rsidR="00535606" w:rsidDel="00BA7ED9">
          <w:delText xml:space="preserve">my </w:delText>
        </w:r>
      </w:del>
      <w:ins w:id="447" w:author="Fatima A" w:date="2021-02-03T18:43:00Z">
        <w:r w:rsidR="00BA7ED9">
          <w:t xml:space="preserve">your </w:t>
        </w:r>
      </w:ins>
      <w:r w:rsidR="00535606">
        <w:t>Replica Region (Oregon).</w:t>
      </w:r>
    </w:p>
    <w:p w14:paraId="30CF6D14" w14:textId="77777777" w:rsidR="00DA1C9C" w:rsidRDefault="00DA1C9C"/>
    <w:p w14:paraId="20985DF4" w14:textId="77777777" w:rsidR="00DA1C9C" w:rsidRDefault="00535606">
      <w:r>
        <w:rPr>
          <w:noProof/>
        </w:rPr>
        <w:drawing>
          <wp:anchor distT="0" distB="0" distL="114300" distR="114300" simplePos="0" relativeHeight="251665920" behindDoc="0" locked="0" layoutInCell="1" allowOverlap="1" wp14:anchorId="17FC0F4D" wp14:editId="3BE3B0D3">
            <wp:simplePos x="0" y="0"/>
            <wp:positionH relativeFrom="column">
              <wp:align>center</wp:align>
            </wp:positionH>
            <wp:positionV relativeFrom="paragraph">
              <wp:posOffset>2540</wp:posOffset>
            </wp:positionV>
            <wp:extent cx="5352176" cy="1098957"/>
            <wp:effectExtent l="0" t="0" r="0" b="0"/>
            <wp:wrapTopAndBottom/>
            <wp:docPr id="36" name="media/VAN9CA4yo2e.png"/>
            <wp:cNvGraphicFramePr/>
            <a:graphic xmlns:a="http://schemas.openxmlformats.org/drawingml/2006/main">
              <a:graphicData uri="http://schemas.openxmlformats.org/drawingml/2006/picture">
                <pic:pic xmlns:pic="http://schemas.openxmlformats.org/drawingml/2006/picture">
                  <pic:nvPicPr>
                    <pic:cNvPr id="0" name="media/VAN9CA4yo2e.png"/>
                    <pic:cNvPicPr/>
                  </pic:nvPicPr>
                  <pic:blipFill>
                    <a:blip r:embed="rId31"/>
                    <a:stretch>
                      <a:fillRect/>
                    </a:stretch>
                  </pic:blipFill>
                  <pic:spPr>
                    <a:xfrm>
                      <a:off x="0" y="0"/>
                      <a:ext cx="5352176" cy="1098957"/>
                    </a:xfrm>
                    <a:prstGeom prst="rect">
                      <a:avLst/>
                    </a:prstGeom>
                  </pic:spPr>
                </pic:pic>
              </a:graphicData>
            </a:graphic>
          </wp:anchor>
        </w:drawing>
      </w:r>
    </w:p>
    <w:p w14:paraId="10592146" w14:textId="77777777" w:rsidR="00DA1C9C" w:rsidRDefault="00DA1C9C"/>
    <w:p w14:paraId="0DFFCC4D" w14:textId="645C5298" w:rsidR="00BC5FA5" w:rsidRDefault="00535606">
      <w:pPr>
        <w:rPr>
          <w:ins w:id="448" w:author="Fatima A" w:date="2021-02-03T18:44:00Z"/>
        </w:rPr>
      </w:pPr>
      <w:r>
        <w:t xml:space="preserve">During a Disaster Recovery scenario when the Primary Region is not available, </w:t>
      </w:r>
      <w:ins w:id="449" w:author="Fatima A" w:date="2021-02-03T18:43:00Z">
        <w:r w:rsidR="00C90B4B">
          <w:t>you</w:t>
        </w:r>
      </w:ins>
      <w:del w:id="450" w:author="Fatima A" w:date="2021-02-03T18:43:00Z">
        <w:r w:rsidDel="00C90B4B">
          <w:delText>I</w:delText>
        </w:r>
      </w:del>
      <w:r>
        <w:t xml:space="preserve"> </w:t>
      </w:r>
      <w:del w:id="451" w:author="Fatima A" w:date="2021-02-03T18:43:00Z">
        <w:r w:rsidDel="00C90B4B">
          <w:delText xml:space="preserve">will </w:delText>
        </w:r>
      </w:del>
      <w:ins w:id="452" w:author="Fatima A" w:date="2021-02-03T18:43:00Z">
        <w:r w:rsidR="00C90B4B">
          <w:t xml:space="preserve">can </w:t>
        </w:r>
      </w:ins>
      <w:r>
        <w:t xml:space="preserve">update the CNAME Record to point to </w:t>
      </w:r>
      <w:del w:id="453" w:author="Fatima A" w:date="2021-02-03T18:43:00Z">
        <w:r w:rsidDel="00D1168F">
          <w:delText xml:space="preserve">my </w:delText>
        </w:r>
      </w:del>
      <w:ins w:id="454" w:author="Fatima A" w:date="2021-02-03T18:43:00Z">
        <w:r w:rsidR="00D1168F">
          <w:t xml:space="preserve">the </w:t>
        </w:r>
      </w:ins>
      <w:ins w:id="455" w:author="Fatima A" w:date="2021-02-12T12:01:00Z">
        <w:r w:rsidR="00AE4A48">
          <w:t>d</w:t>
        </w:r>
      </w:ins>
      <w:del w:id="456" w:author="Fatima A" w:date="2021-02-12T12:01:00Z">
        <w:r w:rsidDel="00AE4A48">
          <w:delText>D</w:delText>
        </w:r>
      </w:del>
      <w:r>
        <w:t xml:space="preserve">atabase instance endpoint in us-west-2. </w:t>
      </w:r>
    </w:p>
    <w:p w14:paraId="465E46C8" w14:textId="7212E70A" w:rsidR="00DA1C9C" w:rsidRDefault="00BC5FA5">
      <w:ins w:id="457" w:author="Fatima A" w:date="2021-02-03T18:44:00Z">
        <w:r>
          <w:t xml:space="preserve">For this demo, </w:t>
        </w:r>
      </w:ins>
      <w:del w:id="458" w:author="Fatima A" w:date="2021-02-03T18:44:00Z">
        <w:r w:rsidR="00535606" w:rsidDel="00BC5FA5">
          <w:delText xml:space="preserve">My </w:delText>
        </w:r>
      </w:del>
      <w:ins w:id="459" w:author="Fatima A" w:date="2021-02-03T18:44:00Z">
        <w:r>
          <w:t xml:space="preserve">my </w:t>
        </w:r>
      </w:ins>
      <w:r w:rsidR="00535606">
        <w:t>application deployed in the Replica Region is configured to use the replicated secret ARN. </w:t>
      </w:r>
    </w:p>
    <w:p w14:paraId="29CE4405" w14:textId="4CA63E4F" w:rsidR="00DA1C9C" w:rsidRDefault="00CE4C6E">
      <w:ins w:id="460" w:author="Fatima A" w:date="2021-02-03T18:46:00Z">
        <w:r>
          <w:t xml:space="preserve">Let’s </w:t>
        </w:r>
        <w:r w:rsidR="00AA3326">
          <w:t xml:space="preserve">suppose </w:t>
        </w:r>
      </w:ins>
      <w:ins w:id="461" w:author="Fatima A" w:date="2021-02-03T18:47:00Z">
        <w:r w:rsidR="00BF52A1">
          <w:t>your</w:t>
        </w:r>
      </w:ins>
      <w:ins w:id="462" w:author="Fatima A" w:date="2021-02-03T18:46:00Z">
        <w:r w:rsidR="00AA3326">
          <w:t xml:space="preserve"> </w:t>
        </w:r>
      </w:ins>
      <w:del w:id="463" w:author="Fatima A" w:date="2021-02-03T18:46:00Z">
        <w:r w:rsidR="00535606" w:rsidDel="00AA3326">
          <w:delText xml:space="preserve">My </w:delText>
        </w:r>
      </w:del>
      <w:r w:rsidR="00535606">
        <w:t xml:space="preserve">sample </w:t>
      </w:r>
      <w:del w:id="464" w:author="Fatima A" w:date="2021-02-03T18:45:00Z">
        <w:r w:rsidR="00535606" w:rsidDel="00BB738D">
          <w:delText xml:space="preserve">application </w:delText>
        </w:r>
      </w:del>
      <w:ins w:id="465" w:author="Fatima A" w:date="2021-02-03T18:45:00Z">
        <w:r w:rsidR="00BB738D">
          <w:t xml:space="preserve">Lambda function </w:t>
        </w:r>
      </w:ins>
      <w:r w:rsidR="00535606">
        <w:t xml:space="preserve">defines the Secret Name and the Region in the environment variables. The SECRET_NAME Environment Variable is the ARN of </w:t>
      </w:r>
      <w:del w:id="466" w:author="Fatima A" w:date="2021-02-03T18:46:00Z">
        <w:r w:rsidR="00535606" w:rsidDel="00504FF1">
          <w:delText xml:space="preserve">my </w:delText>
        </w:r>
      </w:del>
      <w:ins w:id="467" w:author="Fatima A" w:date="2021-02-03T18:46:00Z">
        <w:r w:rsidR="00504FF1">
          <w:t xml:space="preserve">your </w:t>
        </w:r>
      </w:ins>
      <w:r w:rsidR="00535606">
        <w:t>replicated secret in the Replica Region.</w:t>
      </w:r>
    </w:p>
    <w:p w14:paraId="691433BA" w14:textId="77777777" w:rsidR="00DA1C9C" w:rsidRDefault="00DA1C9C"/>
    <w:p w14:paraId="47116473" w14:textId="77777777" w:rsidR="00DA1C9C" w:rsidRDefault="00535606">
      <w:r>
        <w:rPr>
          <w:noProof/>
        </w:rPr>
        <w:lastRenderedPageBreak/>
        <w:drawing>
          <wp:anchor distT="0" distB="0" distL="114300" distR="114300" simplePos="0" relativeHeight="251666944" behindDoc="0" locked="0" layoutInCell="1" allowOverlap="1" wp14:anchorId="29035CCE" wp14:editId="010C0FA0">
            <wp:simplePos x="0" y="0"/>
            <wp:positionH relativeFrom="column">
              <wp:align>center</wp:align>
            </wp:positionH>
            <wp:positionV relativeFrom="paragraph">
              <wp:posOffset>2540</wp:posOffset>
            </wp:positionV>
            <wp:extent cx="5352176" cy="696286"/>
            <wp:effectExtent l="0" t="0" r="0" b="0"/>
            <wp:wrapTopAndBottom/>
            <wp:docPr id="37" name="media/VAN9CAeOmIa.png"/>
            <wp:cNvGraphicFramePr/>
            <a:graphic xmlns:a="http://schemas.openxmlformats.org/drawingml/2006/main">
              <a:graphicData uri="http://schemas.openxmlformats.org/drawingml/2006/picture">
                <pic:pic xmlns:pic="http://schemas.openxmlformats.org/drawingml/2006/picture">
                  <pic:nvPicPr>
                    <pic:cNvPr id="0" name="media/VAN9CAeOmIa.png"/>
                    <pic:cNvPicPr/>
                  </pic:nvPicPr>
                  <pic:blipFill>
                    <a:blip r:embed="rId32"/>
                    <a:stretch>
                      <a:fillRect/>
                    </a:stretch>
                  </pic:blipFill>
                  <pic:spPr>
                    <a:xfrm>
                      <a:off x="0" y="0"/>
                      <a:ext cx="5352176" cy="696286"/>
                    </a:xfrm>
                    <a:prstGeom prst="rect">
                      <a:avLst/>
                    </a:prstGeom>
                  </pic:spPr>
                </pic:pic>
              </a:graphicData>
            </a:graphic>
          </wp:anchor>
        </w:drawing>
      </w:r>
    </w:p>
    <w:p w14:paraId="01476F9D" w14:textId="77777777" w:rsidR="00DA1C9C" w:rsidRDefault="00DA1C9C"/>
    <w:p w14:paraId="2C9199BA" w14:textId="7F2BD70B" w:rsidR="00DA1C9C" w:rsidRDefault="00535606">
      <w:r>
        <w:t xml:space="preserve">In the Replica Region, </w:t>
      </w:r>
      <w:ins w:id="468" w:author="Fatima A" w:date="2021-02-03T18:46:00Z">
        <w:r w:rsidR="00887F0A">
          <w:t>you</w:t>
        </w:r>
      </w:ins>
      <w:del w:id="469" w:author="Fatima A" w:date="2021-02-03T18:46:00Z">
        <w:r w:rsidDel="00887F0A">
          <w:delText>I</w:delText>
        </w:r>
      </w:del>
      <w:r>
        <w:t xml:space="preserve"> can now refer to the Secret ARN in my </w:t>
      </w:r>
      <w:ins w:id="470" w:author="Microsoft Office User" w:date="2021-02-03T12:41:00Z">
        <w:r w:rsidR="00AF46D0">
          <w:fldChar w:fldCharType="begin"/>
        </w:r>
        <w:r w:rsidR="00AF46D0">
          <w:instrText xml:space="preserve"> HYPERLINK "https://aws.amazon.com/lambda/" </w:instrText>
        </w:r>
        <w:r w:rsidR="00AF46D0">
          <w:fldChar w:fldCharType="separate"/>
        </w:r>
        <w:r w:rsidRPr="00AF46D0">
          <w:rPr>
            <w:rStyle w:val="Hyperlink"/>
          </w:rPr>
          <w:t>Lambda</w:t>
        </w:r>
        <w:r w:rsidR="00AF46D0">
          <w:fldChar w:fldCharType="end"/>
        </w:r>
      </w:ins>
      <w:r>
        <w:t xml:space="preserve"> function code to retrieve the Secret Value for connecting to the database:</w:t>
      </w:r>
    </w:p>
    <w:p w14:paraId="68C3372E" w14:textId="77777777" w:rsidR="00DA1C9C" w:rsidRDefault="00DA1C9C"/>
    <w:p w14:paraId="2428D769" w14:textId="77777777" w:rsidR="00DA1C9C" w:rsidRDefault="00535606">
      <w:r>
        <w:rPr>
          <w:noProof/>
        </w:rPr>
        <w:drawing>
          <wp:anchor distT="0" distB="0" distL="114300" distR="114300" simplePos="0" relativeHeight="251667968" behindDoc="0" locked="0" layoutInCell="1" allowOverlap="1" wp14:anchorId="46C016DC" wp14:editId="5239D66E">
            <wp:simplePos x="0" y="0"/>
            <wp:positionH relativeFrom="column">
              <wp:align>center</wp:align>
            </wp:positionH>
            <wp:positionV relativeFrom="paragraph">
              <wp:posOffset>2540</wp:posOffset>
            </wp:positionV>
            <wp:extent cx="4806891" cy="2676088"/>
            <wp:effectExtent l="0" t="0" r="0" b="0"/>
            <wp:wrapTopAndBottom/>
            <wp:docPr id="38" name="media/VAN9CAUgPTU.png"/>
            <wp:cNvGraphicFramePr/>
            <a:graphic xmlns:a="http://schemas.openxmlformats.org/drawingml/2006/main">
              <a:graphicData uri="http://schemas.openxmlformats.org/drawingml/2006/picture">
                <pic:pic xmlns:pic="http://schemas.openxmlformats.org/drawingml/2006/picture">
                  <pic:nvPicPr>
                    <pic:cNvPr id="0" name="media/VAN9CAUgPTU.png"/>
                    <pic:cNvPicPr/>
                  </pic:nvPicPr>
                  <pic:blipFill>
                    <a:blip r:embed="rId33"/>
                    <a:stretch>
                      <a:fillRect/>
                    </a:stretch>
                  </pic:blipFill>
                  <pic:spPr>
                    <a:xfrm>
                      <a:off x="0" y="0"/>
                      <a:ext cx="4806891" cy="2676088"/>
                    </a:xfrm>
                    <a:prstGeom prst="rect">
                      <a:avLst/>
                    </a:prstGeom>
                  </pic:spPr>
                </pic:pic>
              </a:graphicData>
            </a:graphic>
          </wp:anchor>
        </w:drawing>
      </w:r>
    </w:p>
    <w:p w14:paraId="4DDCA452" w14:textId="77777777" w:rsidR="00DA1C9C" w:rsidRDefault="00DA1C9C"/>
    <w:p w14:paraId="2498BB14" w14:textId="2268A461" w:rsidR="00DA1C9C" w:rsidRDefault="00535606">
      <w:r>
        <w:t xml:space="preserve">Alternately, </w:t>
      </w:r>
      <w:ins w:id="471" w:author="Fatima A" w:date="2021-02-03T18:46:00Z">
        <w:r w:rsidR="000D4D32">
          <w:t xml:space="preserve">you </w:t>
        </w:r>
      </w:ins>
      <w:del w:id="472" w:author="Fatima A" w:date="2021-02-03T18:46:00Z">
        <w:r w:rsidDel="000D4D32">
          <w:delText xml:space="preserve">I </w:delText>
        </w:r>
      </w:del>
      <w:r>
        <w:t xml:space="preserve">can simply use the Sample code for Python3 of the Replicated secret to retrieve the Secret Value from the </w:t>
      </w:r>
      <w:ins w:id="473" w:author="Microsoft Office User" w:date="2021-02-03T12:41:00Z">
        <w:r w:rsidR="00431375">
          <w:fldChar w:fldCharType="begin"/>
        </w:r>
        <w:r w:rsidR="00431375">
          <w:instrText xml:space="preserve"> HYPERLINK "https://aws.amazon.com/lambda/" </w:instrText>
        </w:r>
        <w:r w:rsidR="00431375">
          <w:fldChar w:fldCharType="separate"/>
        </w:r>
        <w:r w:rsidRPr="00431375">
          <w:rPr>
            <w:rStyle w:val="Hyperlink"/>
          </w:rPr>
          <w:t>Lambda</w:t>
        </w:r>
        <w:r w:rsidR="00431375">
          <w:fldChar w:fldCharType="end"/>
        </w:r>
      </w:ins>
      <w:r>
        <w:t xml:space="preserve"> function in the Replica Region.</w:t>
      </w:r>
    </w:p>
    <w:p w14:paraId="124DA737" w14:textId="77777777" w:rsidR="00DA1C9C" w:rsidRDefault="00535606">
      <w:r>
        <w:rPr>
          <w:noProof/>
        </w:rPr>
        <w:drawing>
          <wp:anchor distT="0" distB="0" distL="114300" distR="114300" simplePos="0" relativeHeight="251668992" behindDoc="0" locked="0" layoutInCell="1" allowOverlap="1" wp14:anchorId="0FE41D78" wp14:editId="3D4B4076">
            <wp:simplePos x="0" y="0"/>
            <wp:positionH relativeFrom="column">
              <wp:align>center</wp:align>
            </wp:positionH>
            <wp:positionV relativeFrom="paragraph">
              <wp:posOffset>2540</wp:posOffset>
            </wp:positionV>
            <wp:extent cx="5352176" cy="1736521"/>
            <wp:effectExtent l="0" t="0" r="0" b="0"/>
            <wp:wrapTopAndBottom/>
            <wp:docPr id="39" name="media/VAN9CAAHGhn.png"/>
            <wp:cNvGraphicFramePr/>
            <a:graphic xmlns:a="http://schemas.openxmlformats.org/drawingml/2006/main">
              <a:graphicData uri="http://schemas.openxmlformats.org/drawingml/2006/picture">
                <pic:pic xmlns:pic="http://schemas.openxmlformats.org/drawingml/2006/picture">
                  <pic:nvPicPr>
                    <pic:cNvPr id="0" name="media/VAN9CAAHGhn.png"/>
                    <pic:cNvPicPr/>
                  </pic:nvPicPr>
                  <pic:blipFill>
                    <a:blip r:embed="rId34"/>
                    <a:stretch>
                      <a:fillRect/>
                    </a:stretch>
                  </pic:blipFill>
                  <pic:spPr>
                    <a:xfrm>
                      <a:off x="0" y="0"/>
                      <a:ext cx="5352176" cy="1736521"/>
                    </a:xfrm>
                    <a:prstGeom prst="rect">
                      <a:avLst/>
                    </a:prstGeom>
                  </pic:spPr>
                </pic:pic>
              </a:graphicData>
            </a:graphic>
          </wp:anchor>
        </w:drawing>
      </w:r>
    </w:p>
    <w:p w14:paraId="48149E41" w14:textId="77777777" w:rsidR="00DA1C9C" w:rsidRDefault="00DA1C9C"/>
    <w:p w14:paraId="5A080312" w14:textId="77777777" w:rsidR="00DA1C9C" w:rsidRDefault="00535606">
      <w:pPr>
        <w:pStyle w:val="Heading2"/>
      </w:pPr>
      <w:r>
        <w:t>Summary:</w:t>
      </w:r>
    </w:p>
    <w:p w14:paraId="006AB31E" w14:textId="7D1F61BD" w:rsidR="00DA1C9C" w:rsidRDefault="00535606">
      <w:r>
        <w:br/>
        <w:t xml:space="preserve">When planning for Disaster Recovery, you can configure replication of your secrets in </w:t>
      </w:r>
      <w:ins w:id="474" w:author="Microsoft Office User" w:date="2021-02-03T12:41:00Z">
        <w:r w:rsidR="00142868">
          <w:fldChar w:fldCharType="begin"/>
        </w:r>
        <w:r w:rsidR="00142868">
          <w:instrText xml:space="preserve"> HYPERLINK "https://aws.amazon.com/secrets-manager/" </w:instrText>
        </w:r>
        <w:r w:rsidR="00142868">
          <w:fldChar w:fldCharType="separate"/>
        </w:r>
        <w:r w:rsidRPr="00142868">
          <w:rPr>
            <w:rStyle w:val="Hyperlink"/>
          </w:rPr>
          <w:t>Secrets Manager</w:t>
        </w:r>
        <w:r w:rsidR="00142868">
          <w:fldChar w:fldCharType="end"/>
        </w:r>
      </w:ins>
      <w:r>
        <w:t xml:space="preserve"> to enable redundancy of your secrets. This feature reduces the overhead of deploying and maintaining additional configuration for secret replication and retrieval </w:t>
      </w:r>
      <w:r>
        <w:lastRenderedPageBreak/>
        <w:t xml:space="preserve">across </w:t>
      </w:r>
      <w:ins w:id="475" w:author="Microsoft Office User" w:date="2021-02-03T12:41:00Z">
        <w:r w:rsidR="007C3A47">
          <w:fldChar w:fldCharType="begin"/>
        </w:r>
        <w:r w:rsidR="007C3A47">
          <w:instrText xml:space="preserve"> HYPERLINK "https://aws.amazon.com/about-aws/global-infrastructure/" </w:instrText>
        </w:r>
        <w:r w:rsidR="007C3A47">
          <w:fldChar w:fldCharType="separate"/>
        </w:r>
        <w:r w:rsidRPr="007C3A47">
          <w:rPr>
            <w:rStyle w:val="Hyperlink"/>
          </w:rPr>
          <w:t>AWS Regions</w:t>
        </w:r>
        <w:r w:rsidR="007C3A47">
          <w:fldChar w:fldCharType="end"/>
        </w:r>
      </w:ins>
      <w:r>
        <w:t>. In this blog, I showed you how to create a Secret and configure it for multi-region replication. I also demonstrated how you can configure replication for existing secrets across multiple regions. </w:t>
      </w:r>
    </w:p>
    <w:p w14:paraId="186636C1" w14:textId="1B6A132C" w:rsidR="00DA1C9C" w:rsidRDefault="00535606">
      <w:r>
        <w:t xml:space="preserve">I showed you how to use secrets from the Replica Region and configure </w:t>
      </w:r>
      <w:del w:id="476" w:author="Fatima A" w:date="2021-02-03T18:33:00Z">
        <w:r w:rsidDel="008A1026">
          <w:delText xml:space="preserve">my </w:delText>
        </w:r>
      </w:del>
      <w:ins w:id="477" w:author="Fatima A" w:date="2021-02-03T18:33:00Z">
        <w:r w:rsidR="008A1026">
          <w:t xml:space="preserve">a </w:t>
        </w:r>
      </w:ins>
      <w:r>
        <w:t xml:space="preserve">sample </w:t>
      </w:r>
      <w:ins w:id="478" w:author="Microsoft Office User" w:date="2021-02-03T12:42:00Z">
        <w:r w:rsidR="00247D79">
          <w:fldChar w:fldCharType="begin"/>
        </w:r>
        <w:r w:rsidR="00247D79">
          <w:instrText xml:space="preserve"> HYPERLINK "https://aws.amazon.com/lambda/" </w:instrText>
        </w:r>
        <w:r w:rsidR="00247D79">
          <w:fldChar w:fldCharType="separate"/>
        </w:r>
        <w:r w:rsidRPr="00247D79">
          <w:rPr>
            <w:rStyle w:val="Hyperlink"/>
          </w:rPr>
          <w:t>Lambda</w:t>
        </w:r>
        <w:r w:rsidR="00247D79">
          <w:fldChar w:fldCharType="end"/>
        </w:r>
      </w:ins>
      <w:r>
        <w:t xml:space="preserve"> function to retrieve secret value. When Replication is configured for secrets, you can simply retrieve the secrets in the Replica Region in a similar way as you would in the Primary Region.</w:t>
      </w:r>
    </w:p>
    <w:p w14:paraId="244F4E14" w14:textId="77777777" w:rsidR="00DA1C9C" w:rsidRDefault="00DA1C9C"/>
    <w:p w14:paraId="11730A95" w14:textId="77777777" w:rsidR="00DA1C9C" w:rsidRDefault="00535606">
      <w:r>
        <w:t xml:space="preserve">If you have feedback about this blog post, submit comments in the Comments section below. If you have questions about this blog post, start a new thread on the </w:t>
      </w:r>
      <w:hyperlink r:id="rId35">
        <w:r>
          <w:rPr>
            <w:rStyle w:val="Hyperlink"/>
          </w:rPr>
          <w:t>AWS Secrets Manager forum</w:t>
        </w:r>
      </w:hyperlink>
      <w:r>
        <w:t>.</w:t>
      </w:r>
    </w:p>
    <w:p w14:paraId="05699F88" w14:textId="77777777" w:rsidR="00377E5B" w:rsidRDefault="00377E5B"/>
    <w:sectPr w:rsidR="00377E5B" w:rsidSect="00377E5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yne, Darcy" w:date="2021-02-02T10:13:00Z" w:initials="JD">
    <w:p w14:paraId="450672B8" w14:textId="77777777" w:rsidR="004226F1" w:rsidRDefault="004226F1" w:rsidP="004226F1">
      <w:pPr>
        <w:pStyle w:val="CommentText"/>
      </w:pPr>
      <w:r>
        <w:rPr>
          <w:rStyle w:val="CommentReference"/>
        </w:rPr>
        <w:annotationRef/>
      </w:r>
      <w:r>
        <w:t>Hi – This first pass is a review against a checklist, with little or no editing. You’ll see a number of comments referring to specific checklist items. For each checklist item, please review the entire post for possible other places that it would apply. You’ll find the entire checklist attached to the SIM.</w:t>
      </w:r>
    </w:p>
    <w:p w14:paraId="236BC96C" w14:textId="77777777" w:rsidR="004226F1" w:rsidRDefault="004226F1" w:rsidP="004226F1">
      <w:pPr>
        <w:pStyle w:val="CommentText"/>
      </w:pPr>
    </w:p>
    <w:p w14:paraId="6F86B910" w14:textId="791B0022" w:rsidR="004226F1" w:rsidRDefault="004226F1" w:rsidP="004226F1">
      <w:pPr>
        <w:pStyle w:val="CommentText"/>
      </w:pPr>
      <w:r>
        <w:t xml:space="preserve">Before you start, please make sure that you have </w:t>
      </w:r>
      <w:r w:rsidRPr="00807187">
        <w:rPr>
          <w:b/>
          <w:color w:val="0070C0"/>
        </w:rPr>
        <w:t>Track Changes</w:t>
      </w:r>
      <w:r w:rsidRPr="00807187">
        <w:rPr>
          <w:color w:val="0070C0"/>
        </w:rPr>
        <w:t xml:space="preserve"> </w:t>
      </w:r>
      <w:r>
        <w:t xml:space="preserve">turned </w:t>
      </w:r>
      <w:r w:rsidRPr="00807187">
        <w:rPr>
          <w:b/>
          <w:i/>
          <w:color w:val="C00000"/>
        </w:rPr>
        <w:t>on</w:t>
      </w:r>
      <w:r w:rsidRPr="00807187">
        <w:t>.</w:t>
      </w:r>
      <w:r>
        <w:t xml:space="preserve"> That will speed up the review process.</w:t>
      </w:r>
    </w:p>
  </w:comment>
  <w:comment w:id="22" w:author="Jayne, Darcy" w:date="2021-02-02T10:15:00Z" w:initials="JD">
    <w:p w14:paraId="05314561" w14:textId="46CC0D17" w:rsidR="004226F1" w:rsidRDefault="004226F1" w:rsidP="004226F1">
      <w:pPr>
        <w:pStyle w:val="ListParagraph"/>
        <w:ind w:left="0"/>
        <w:contextualSpacing w:val="0"/>
        <w:rPr>
          <w:color w:val="1F497D"/>
        </w:rPr>
      </w:pPr>
      <w:r>
        <w:rPr>
          <w:rStyle w:val="CommentReference"/>
        </w:rPr>
        <w:annotationRef/>
      </w:r>
      <w:r>
        <w:t xml:space="preserve">Checklist item 1: </w:t>
      </w:r>
      <w:r w:rsidRPr="00176B43">
        <w:rPr>
          <w:b/>
          <w:color w:val="1F497D"/>
        </w:rPr>
        <w:t>Intro paragraph</w:t>
      </w:r>
      <w:r>
        <w:rPr>
          <w:color w:val="1F497D"/>
        </w:rPr>
        <w:t xml:space="preserve"> – Please make sure your introductory paragraph clearly explains to the reader what this post will do for them, or why they should read it. Good examples:</w:t>
      </w:r>
    </w:p>
    <w:p w14:paraId="4E3F3F7A" w14:textId="77777777" w:rsidR="004226F1" w:rsidRPr="00AF2E84" w:rsidRDefault="004226F1" w:rsidP="004226F1">
      <w:pPr>
        <w:pStyle w:val="ListParagraph"/>
        <w:numPr>
          <w:ilvl w:val="1"/>
          <w:numId w:val="14"/>
        </w:numPr>
        <w:ind w:left="1080"/>
        <w:contextualSpacing w:val="0"/>
        <w:rPr>
          <w:rFonts w:cstheme="minorHAnsi"/>
          <w:color w:val="1F497D"/>
          <w:sz w:val="20"/>
          <w:szCs w:val="20"/>
        </w:rPr>
      </w:pPr>
      <w:r w:rsidRPr="00AF2E84">
        <w:rPr>
          <w:rFonts w:cstheme="minorHAnsi"/>
          <w:color w:val="333333"/>
          <w:sz w:val="20"/>
          <w:szCs w:val="20"/>
        </w:rPr>
        <w:t>We have updated the security pillar of the </w:t>
      </w:r>
      <w:hyperlink r:id="rId1" w:tgtFrame="_blank" w:history="1">
        <w:r w:rsidRPr="00AF2E84">
          <w:rPr>
            <w:rStyle w:val="Hyperlink"/>
            <w:rFonts w:cstheme="minorHAnsi"/>
            <w:color w:val="005B86"/>
            <w:sz w:val="20"/>
            <w:szCs w:val="20"/>
          </w:rPr>
          <w:t>AWS Well-Architected Framework</w:t>
        </w:r>
      </w:hyperlink>
      <w:r w:rsidRPr="00AF2E84">
        <w:rPr>
          <w:rFonts w:cstheme="minorHAnsi"/>
          <w:color w:val="333333"/>
          <w:sz w:val="20"/>
          <w:szCs w:val="20"/>
        </w:rPr>
        <w:t>, based on customer feedback and new best practices. In this post, I’ll take you through the highlights of the updates to the security information in the </w:t>
      </w:r>
      <w:hyperlink r:id="rId2" w:tgtFrame="_blank" w:history="1">
        <w:r w:rsidRPr="00AF2E84">
          <w:rPr>
            <w:rStyle w:val="Hyperlink"/>
            <w:rFonts w:cstheme="minorHAnsi"/>
            <w:color w:val="005B86"/>
            <w:sz w:val="20"/>
            <w:szCs w:val="20"/>
          </w:rPr>
          <w:t>Security Pillar whitepaper</w:t>
        </w:r>
      </w:hyperlink>
      <w:r w:rsidRPr="00AF2E84">
        <w:rPr>
          <w:rFonts w:cstheme="minorHAnsi"/>
          <w:color w:val="333333"/>
          <w:sz w:val="20"/>
          <w:szCs w:val="20"/>
        </w:rPr>
        <w:t> and the </w:t>
      </w:r>
      <w:hyperlink r:id="rId3" w:tgtFrame="_blank" w:history="1">
        <w:r w:rsidRPr="00AF2E84">
          <w:rPr>
            <w:rStyle w:val="Hyperlink"/>
            <w:rFonts w:cstheme="minorHAnsi"/>
            <w:color w:val="005B86"/>
            <w:sz w:val="20"/>
            <w:szCs w:val="20"/>
          </w:rPr>
          <w:t>AWS Well-Architected Tool</w:t>
        </w:r>
      </w:hyperlink>
      <w:r w:rsidRPr="00AF2E84">
        <w:rPr>
          <w:rFonts w:cstheme="minorHAnsi"/>
          <w:color w:val="333333"/>
          <w:sz w:val="20"/>
          <w:szCs w:val="20"/>
        </w:rPr>
        <w:t xml:space="preserve">, and explain the new best practices and guidance. – </w:t>
      </w:r>
      <w:hyperlink r:id="rId4" w:history="1">
        <w:r w:rsidRPr="00AF2E84">
          <w:rPr>
            <w:rStyle w:val="Hyperlink"/>
            <w:rFonts w:cstheme="minorHAnsi"/>
            <w:sz w:val="20"/>
            <w:szCs w:val="20"/>
          </w:rPr>
          <w:t>full blog post</w:t>
        </w:r>
      </w:hyperlink>
      <w:r w:rsidRPr="00AF2E84">
        <w:rPr>
          <w:rFonts w:cstheme="minorHAnsi"/>
          <w:color w:val="333333"/>
          <w:sz w:val="20"/>
          <w:szCs w:val="20"/>
        </w:rPr>
        <w:br/>
      </w:r>
    </w:p>
    <w:p w14:paraId="235B5413" w14:textId="6B730FB9" w:rsidR="004226F1" w:rsidRDefault="004226F1" w:rsidP="004226F1">
      <w:pPr>
        <w:pStyle w:val="CommentText"/>
      </w:pPr>
      <w:r w:rsidRPr="00AF2E84">
        <w:rPr>
          <w:rFonts w:cstheme="minorHAnsi"/>
          <w:color w:val="333333"/>
        </w:rPr>
        <w:t>In this post, I’ll show you how to deploy a solution in your Amazon Web Services (AWS) account that will provide a fully automated dashboard for </w:t>
      </w:r>
      <w:hyperlink r:id="rId5" w:tgtFrame="_blank" w:history="1">
        <w:r w:rsidRPr="00AF2E84">
          <w:rPr>
            <w:rStyle w:val="Hyperlink"/>
            <w:rFonts w:cstheme="minorHAnsi"/>
            <w:color w:val="005B86"/>
          </w:rPr>
          <w:t>AWS Web Application Firewall (WAF)</w:t>
        </w:r>
      </w:hyperlink>
      <w:r w:rsidRPr="00AF2E84">
        <w:rPr>
          <w:rFonts w:cstheme="minorHAnsi"/>
          <w:color w:val="333333"/>
        </w:rPr>
        <w:t xml:space="preserve"> service. The solution uses logs generated and collected by AWS WAF, and displays them in a user-friendly dashboard. – </w:t>
      </w:r>
      <w:hyperlink r:id="rId6" w:history="1">
        <w:r w:rsidRPr="00AF2E84">
          <w:rPr>
            <w:rStyle w:val="Hyperlink"/>
            <w:rFonts w:cstheme="minorHAnsi"/>
          </w:rPr>
          <w:t>full blog post</w:t>
        </w:r>
      </w:hyperlink>
      <w:r w:rsidRPr="00AF2E84">
        <w:rPr>
          <w:rFonts w:cstheme="minorHAnsi"/>
          <w:color w:val="333333"/>
        </w:rPr>
        <w:br/>
      </w:r>
    </w:p>
  </w:comment>
  <w:comment w:id="24" w:author="Jayne, Darcy" w:date="2021-02-02T10:16:00Z" w:initials="JD">
    <w:p w14:paraId="1D1F0D70" w14:textId="3DEC42C9" w:rsidR="004226F1" w:rsidRDefault="004226F1">
      <w:pPr>
        <w:pStyle w:val="CommentText"/>
      </w:pPr>
      <w:r>
        <w:rPr>
          <w:rStyle w:val="CommentReference"/>
        </w:rPr>
        <w:annotationRef/>
      </w:r>
      <w:r>
        <w:t>Checklist item 2:</w:t>
      </w:r>
      <w:r w:rsidRPr="004226F1">
        <w:rPr>
          <w:b/>
          <w:color w:val="1F497D"/>
        </w:rPr>
        <w:t xml:space="preserve"> </w:t>
      </w:r>
      <w:r w:rsidRPr="00176B43">
        <w:rPr>
          <w:b/>
          <w:color w:val="1F497D"/>
        </w:rPr>
        <w:t xml:space="preserve">Hyperlinks to </w:t>
      </w:r>
      <w:r>
        <w:rPr>
          <w:b/>
          <w:color w:val="1F497D"/>
        </w:rPr>
        <w:t xml:space="preserve">and names of </w:t>
      </w:r>
      <w:r w:rsidRPr="00176B43">
        <w:rPr>
          <w:b/>
          <w:color w:val="1F497D"/>
        </w:rPr>
        <w:t>services</w:t>
      </w:r>
      <w:r>
        <w:rPr>
          <w:color w:val="1F497D"/>
        </w:rPr>
        <w:t xml:space="preserve"> – Remember that your finished blog will be available online, so the more linking you can do to service info, the better. At least please link the first mention of each service name. The </w:t>
      </w:r>
      <w:hyperlink r:id="rId7" w:history="1">
        <w:r w:rsidRPr="00E95C13">
          <w:rPr>
            <w:rStyle w:val="Hyperlink"/>
          </w:rPr>
          <w:t>service names wiki</w:t>
        </w:r>
      </w:hyperlink>
      <w:r>
        <w:rPr>
          <w:color w:val="1F497D"/>
        </w:rPr>
        <w:t xml:space="preserve"> includes appropriate links and the correct names (</w:t>
      </w:r>
      <w:r w:rsidRPr="004226F1">
        <w:rPr>
          <w:b/>
          <w:color w:val="1F497D"/>
        </w:rPr>
        <w:t>first mention and subsequent mentions</w:t>
      </w:r>
      <w:r>
        <w:rPr>
          <w:color w:val="1F497D"/>
        </w:rPr>
        <w:t>) for each service</w:t>
      </w:r>
    </w:p>
  </w:comment>
  <w:comment w:id="37" w:author="Jayne, Darcy" w:date="2021-02-02T10:19:00Z" w:initials="JD">
    <w:p w14:paraId="7C5A7EE7" w14:textId="068F0925" w:rsidR="004226F1" w:rsidRDefault="004226F1">
      <w:pPr>
        <w:pStyle w:val="CommentText"/>
      </w:pPr>
      <w:r>
        <w:rPr>
          <w:rStyle w:val="CommentReference"/>
        </w:rPr>
        <w:annotationRef/>
      </w:r>
      <w:r>
        <w:t xml:space="preserve">Checklist item 5: </w:t>
      </w:r>
      <w:r w:rsidRPr="00E95C13">
        <w:rPr>
          <w:b/>
          <w:color w:val="1F497D"/>
        </w:rPr>
        <w:t>Section headings</w:t>
      </w:r>
      <w:r>
        <w:rPr>
          <w:color w:val="1F497D"/>
        </w:rPr>
        <w:t xml:space="preserve"> – Use section headings to clearly guide the reader through the post. </w:t>
      </w:r>
      <w:hyperlink r:id="rId8" w:history="1">
        <w:r w:rsidRPr="009304B2">
          <w:rPr>
            <w:rStyle w:val="Hyperlink"/>
          </w:rPr>
          <w:t>Amazon uses sentence case, not title case.</w:t>
        </w:r>
      </w:hyperlink>
      <w:r>
        <w:rPr>
          <w:color w:val="1F497D"/>
        </w:rPr>
        <w:t xml:space="preserve"> </w:t>
      </w:r>
      <w:r w:rsidRPr="004226F1">
        <w:rPr>
          <w:b/>
          <w:i/>
          <w:color w:val="1F497D"/>
        </w:rPr>
        <w:t>In sentence case, only the first word and proper nouns are capitalized</w:t>
      </w:r>
      <w:r w:rsidRPr="00B91D8F">
        <w:rPr>
          <w:i/>
          <w:color w:val="1F497D"/>
        </w:rPr>
        <w:t>.</w:t>
      </w:r>
    </w:p>
  </w:comment>
  <w:comment w:id="41" w:author="Jayne, Darcy" w:date="2021-02-02T10:18:00Z" w:initials="JD">
    <w:p w14:paraId="1B130256" w14:textId="75359CE9" w:rsidR="004226F1" w:rsidRDefault="004226F1">
      <w:pPr>
        <w:pStyle w:val="CommentText"/>
        <w:rPr>
          <w:color w:val="1F497D"/>
        </w:rPr>
      </w:pPr>
      <w:r>
        <w:rPr>
          <w:rStyle w:val="CommentReference"/>
        </w:rPr>
        <w:annotationRef/>
      </w:r>
      <w:r>
        <w:t xml:space="preserve">Checklist item 4: </w:t>
      </w:r>
      <w:r w:rsidRPr="00E95C13">
        <w:rPr>
          <w:b/>
          <w:color w:val="1F497D"/>
        </w:rPr>
        <w:t>POV</w:t>
      </w:r>
      <w:r>
        <w:rPr>
          <w:color w:val="1F497D"/>
        </w:rPr>
        <w:t xml:space="preserve"> – Use second person (“you”) throughout the blog post, instead of third person (“the customer… they should”) or first person (“I created this solution”). Keep the focus on the experience of the reader, and use “I” or “we” sparingly.</w:t>
      </w:r>
    </w:p>
    <w:p w14:paraId="24D1882A" w14:textId="15616DEE" w:rsidR="004226F1" w:rsidRDefault="004226F1">
      <w:pPr>
        <w:pStyle w:val="CommentText"/>
        <w:rPr>
          <w:color w:val="1F497D"/>
        </w:rPr>
      </w:pPr>
    </w:p>
    <w:p w14:paraId="55C2FF8D" w14:textId="57BC975D" w:rsidR="004226F1" w:rsidRPr="004226F1" w:rsidRDefault="004226F1">
      <w:pPr>
        <w:pStyle w:val="CommentText"/>
        <w:rPr>
          <w:i/>
        </w:rPr>
      </w:pPr>
      <w:r>
        <w:rPr>
          <w:i/>
          <w:color w:val="1F497D"/>
        </w:rPr>
        <w:t>Hint: It’s okay to use “I” in the intro, for example: “In this blog post, I show you how…”</w:t>
      </w:r>
    </w:p>
  </w:comment>
  <w:comment w:id="84" w:author="Jayne, Darcy" w:date="2021-02-02T10:20:00Z" w:initials="JD">
    <w:p w14:paraId="003A8ADA" w14:textId="77777777" w:rsidR="004226F1" w:rsidRDefault="004226F1" w:rsidP="004226F1">
      <w:pPr>
        <w:pStyle w:val="ListParagraph"/>
        <w:numPr>
          <w:ilvl w:val="0"/>
          <w:numId w:val="14"/>
        </w:numPr>
        <w:ind w:left="360"/>
        <w:contextualSpacing w:val="0"/>
        <w:rPr>
          <w:color w:val="1F497D"/>
        </w:rPr>
      </w:pPr>
      <w:r>
        <w:rPr>
          <w:rStyle w:val="CommentReference"/>
        </w:rPr>
        <w:annotationRef/>
      </w:r>
      <w:r>
        <w:t xml:space="preserve">Checklist item 3: </w:t>
      </w:r>
      <w:r w:rsidRPr="00176B43">
        <w:rPr>
          <w:b/>
          <w:color w:val="1F497D"/>
        </w:rPr>
        <w:t>Image or figure captions</w:t>
      </w:r>
      <w:r>
        <w:rPr>
          <w:color w:val="1F497D"/>
        </w:rPr>
        <w:t xml:space="preserve"> – Make sure each image has a numbered caption, so that references to images and diagrams are clear, even if the blog is translated or read through a screen reader. Images should also be described immediately before or after they appear. Good examples:</w:t>
      </w:r>
    </w:p>
    <w:p w14:paraId="60ED8098" w14:textId="77777777" w:rsidR="004226F1" w:rsidRDefault="004226F1" w:rsidP="004226F1">
      <w:pPr>
        <w:pStyle w:val="ListParagraph"/>
        <w:numPr>
          <w:ilvl w:val="1"/>
          <w:numId w:val="14"/>
        </w:numPr>
        <w:ind w:left="1080"/>
        <w:contextualSpacing w:val="0"/>
        <w:rPr>
          <w:color w:val="1F497D"/>
        </w:rPr>
      </w:pPr>
      <w:r>
        <w:rPr>
          <w:rFonts w:ascii="Helvetica" w:hAnsi="Helvetica"/>
          <w:color w:val="333333"/>
          <w:sz w:val="21"/>
          <w:szCs w:val="21"/>
        </w:rPr>
        <w:t>The architecture of the solution can be broken down into 7 steps, which are outlined in Figure 2.</w:t>
      </w:r>
      <w:r>
        <w:rPr>
          <w:rFonts w:ascii="Helvetica" w:hAnsi="Helvetica"/>
          <w:color w:val="333333"/>
          <w:sz w:val="21"/>
          <w:szCs w:val="21"/>
        </w:rPr>
        <w:br/>
      </w:r>
      <w:r>
        <w:rPr>
          <w:rFonts w:ascii="Helvetica" w:hAnsi="Helvetica"/>
          <w:color w:val="879196"/>
          <w:sz w:val="21"/>
          <w:szCs w:val="21"/>
        </w:rPr>
        <w:t xml:space="preserve">Figure 2: Interaction points while architecting the </w:t>
      </w:r>
      <w:proofErr w:type="gramStart"/>
      <w:r>
        <w:rPr>
          <w:rFonts w:ascii="Helvetica" w:hAnsi="Helvetica"/>
          <w:color w:val="879196"/>
          <w:sz w:val="21"/>
          <w:szCs w:val="21"/>
        </w:rPr>
        <w:t>dashboard.-</w:t>
      </w:r>
      <w:proofErr w:type="gramEnd"/>
      <w:r>
        <w:rPr>
          <w:rFonts w:ascii="Helvetica" w:hAnsi="Helvetica"/>
          <w:color w:val="879196"/>
          <w:sz w:val="21"/>
          <w:szCs w:val="21"/>
        </w:rPr>
        <w:t xml:space="preserve"> </w:t>
      </w:r>
      <w:hyperlink r:id="rId9" w:history="1">
        <w:r w:rsidRPr="00591A2E">
          <w:rPr>
            <w:rStyle w:val="Hyperlink"/>
            <w:rFonts w:ascii="Helvetica" w:hAnsi="Helvetica"/>
            <w:sz w:val="21"/>
            <w:szCs w:val="21"/>
          </w:rPr>
          <w:t>full blog post</w:t>
        </w:r>
      </w:hyperlink>
    </w:p>
    <w:p w14:paraId="6AA39333" w14:textId="54FCC5BB" w:rsidR="004226F1" w:rsidRDefault="004226F1">
      <w:pPr>
        <w:pStyle w:val="CommentText"/>
      </w:pPr>
    </w:p>
  </w:comment>
  <w:comment w:id="198" w:author="Jayne, Darcy" w:date="2021-02-02T10:27:00Z" w:initials="JD">
    <w:p w14:paraId="658908F1" w14:textId="77777777" w:rsidR="00345B10" w:rsidRDefault="00345B10" w:rsidP="00345B10">
      <w:pPr>
        <w:pStyle w:val="CommentText"/>
        <w:rPr>
          <w:color w:val="1F497D"/>
        </w:rPr>
      </w:pPr>
      <w:r>
        <w:rPr>
          <w:rStyle w:val="CommentReference"/>
        </w:rPr>
        <w:annotationRef/>
      </w:r>
      <w:r w:rsidRPr="00176B43">
        <w:rPr>
          <w:b/>
          <w:color w:val="1F497D"/>
        </w:rPr>
        <w:t>Procedures</w:t>
      </w:r>
      <w:r>
        <w:rPr>
          <w:color w:val="1F497D"/>
        </w:rPr>
        <w:t xml:space="preserve"> – Follow the </w:t>
      </w:r>
      <w:hyperlink r:id="rId10" w:history="1">
        <w:r w:rsidRPr="00AF2E84">
          <w:rPr>
            <w:rStyle w:val="Hyperlink"/>
          </w:rPr>
          <w:t>AWS Style Guide procedure guidelines</w:t>
        </w:r>
      </w:hyperlink>
      <w:r>
        <w:rPr>
          <w:color w:val="1F497D"/>
        </w:rPr>
        <w:t>. All procedures need to have clear headings, which usually are phrased, “To do the thing…” The steps within procedures should be formatted as numbered lists of 5 to 7 steps, if possible. Longer procedures should be broken out into shorter procedures, where possible.</w:t>
      </w:r>
    </w:p>
    <w:p w14:paraId="5529012E" w14:textId="77777777" w:rsidR="00345B10" w:rsidRDefault="00345B10" w:rsidP="00345B10">
      <w:pPr>
        <w:pStyle w:val="CommentText"/>
        <w:rPr>
          <w:color w:val="1F497D"/>
        </w:rPr>
      </w:pPr>
    </w:p>
    <w:p w14:paraId="211F36AD" w14:textId="77777777" w:rsidR="00345B10" w:rsidRDefault="00345B10" w:rsidP="00345B10">
      <w:pPr>
        <w:rPr>
          <w:rFonts w:asciiTheme="majorHAnsi" w:hAnsiTheme="majorHAnsi" w:cstheme="majorHAnsi"/>
          <w:sz w:val="20"/>
          <w:szCs w:val="20"/>
        </w:rPr>
      </w:pPr>
      <w:r w:rsidRPr="00155338">
        <w:rPr>
          <w:rFonts w:asciiTheme="majorHAnsi" w:hAnsiTheme="majorHAnsi" w:cstheme="majorHAnsi"/>
          <w:sz w:val="20"/>
          <w:szCs w:val="20"/>
        </w:rPr>
        <w:t>Generally, a procedure should look like:</w:t>
      </w:r>
      <w:r w:rsidRPr="00155338">
        <w:rPr>
          <w:rFonts w:asciiTheme="majorHAnsi" w:hAnsiTheme="majorHAnsi" w:cstheme="majorHAnsi"/>
          <w:sz w:val="20"/>
          <w:szCs w:val="20"/>
        </w:rPr>
        <w:br/>
      </w:r>
      <w:r w:rsidRPr="00162535">
        <w:rPr>
          <w:rFonts w:asciiTheme="majorHAnsi" w:hAnsiTheme="majorHAnsi" w:cstheme="majorHAnsi"/>
          <w:b/>
          <w:sz w:val="20"/>
          <w:szCs w:val="20"/>
        </w:rPr>
        <w:t>Section heading</w:t>
      </w:r>
      <w:r w:rsidRPr="00155338">
        <w:rPr>
          <w:rFonts w:asciiTheme="majorHAnsi" w:hAnsiTheme="majorHAnsi" w:cstheme="majorHAnsi"/>
          <w:sz w:val="20"/>
          <w:szCs w:val="20"/>
        </w:rPr>
        <w:t>: Do the thing (</w:t>
      </w:r>
      <w:r w:rsidRPr="00162535">
        <w:rPr>
          <w:rFonts w:asciiTheme="majorHAnsi" w:hAnsiTheme="majorHAnsi" w:cstheme="majorHAnsi"/>
          <w:i/>
          <w:sz w:val="20"/>
          <w:szCs w:val="20"/>
        </w:rPr>
        <w:t>Feed a unicorn</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Intro</w:t>
      </w:r>
      <w:r w:rsidRPr="00155338">
        <w:rPr>
          <w:rFonts w:asciiTheme="majorHAnsi" w:hAnsiTheme="majorHAnsi" w:cstheme="majorHAnsi"/>
          <w:sz w:val="20"/>
          <w:szCs w:val="20"/>
        </w:rPr>
        <w:t>: Description of what will be done, or what will be accomplished by doing the thing. (</w:t>
      </w:r>
      <w:r w:rsidRPr="00162535">
        <w:rPr>
          <w:rFonts w:asciiTheme="majorHAnsi" w:hAnsiTheme="majorHAnsi" w:cstheme="majorHAnsi"/>
          <w:i/>
          <w:sz w:val="20"/>
          <w:szCs w:val="20"/>
        </w:rPr>
        <w:t>All unicorns need feeding. To guarantee the best rainbows, you’ll want to source and provide the highest quality, organic, rainbow ingredients</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Heading</w:t>
      </w:r>
      <w:r w:rsidRPr="00155338">
        <w:rPr>
          <w:rFonts w:asciiTheme="majorHAnsi" w:hAnsiTheme="majorHAnsi" w:cstheme="majorHAnsi"/>
          <w:sz w:val="20"/>
          <w:szCs w:val="20"/>
        </w:rPr>
        <w:t>: To do the thing (</w:t>
      </w:r>
      <w:r w:rsidRPr="00162535">
        <w:rPr>
          <w:rFonts w:asciiTheme="majorHAnsi" w:hAnsiTheme="majorHAnsi" w:cstheme="majorHAnsi"/>
          <w:i/>
          <w:sz w:val="20"/>
          <w:szCs w:val="20"/>
        </w:rPr>
        <w:t>To feed a unicorn</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Steps</w:t>
      </w:r>
      <w:r w:rsidRPr="00155338">
        <w:rPr>
          <w:rFonts w:asciiTheme="majorHAnsi" w:hAnsiTheme="majorHAnsi" w:cstheme="majorHAnsi"/>
          <w:sz w:val="20"/>
          <w:szCs w:val="20"/>
        </w:rPr>
        <w:t>: Steps to do the thing.</w:t>
      </w:r>
      <w:r>
        <w:rPr>
          <w:rFonts w:asciiTheme="majorHAnsi" w:hAnsiTheme="majorHAnsi" w:cstheme="majorHAnsi"/>
          <w:sz w:val="20"/>
          <w:szCs w:val="20"/>
        </w:rPr>
        <w:t xml:space="preserve"> If there’s more than one step, number them.</w:t>
      </w:r>
    </w:p>
    <w:p w14:paraId="45815314" w14:textId="77777777" w:rsidR="00345B10" w:rsidRDefault="00345B10" w:rsidP="00345B10">
      <w:r>
        <w:t>Recent with good examples of procedures:</w:t>
      </w:r>
    </w:p>
    <w:p w14:paraId="0D5D0401" w14:textId="77777777" w:rsidR="00345B10" w:rsidRDefault="00835AF9" w:rsidP="00345B10">
      <w:hyperlink r:id="rId11" w:history="1">
        <w:r w:rsidR="00345B10" w:rsidRPr="00FF27A8">
          <w:rPr>
            <w:rStyle w:val="Hyperlink"/>
          </w:rPr>
          <w:t>https://aws.amazon.com/blogs/security/signing-executables-with-hsm-backed-certificates-using-multiple-windows-instances/</w:t>
        </w:r>
      </w:hyperlink>
    </w:p>
    <w:p w14:paraId="446F56C1" w14:textId="77777777" w:rsidR="00345B10" w:rsidRPr="00080230" w:rsidRDefault="00835AF9" w:rsidP="00345B10">
      <w:pPr>
        <w:rPr>
          <w:rStyle w:val="Hyperlink"/>
          <w:color w:val="4BACC6" w:themeColor="accent5"/>
        </w:rPr>
      </w:pPr>
      <w:hyperlink r:id="rId12" w:history="1">
        <w:r w:rsidR="00345B10" w:rsidRPr="00080230">
          <w:rPr>
            <w:rStyle w:val="Hyperlink"/>
            <w:color w:val="4BACC6" w:themeColor="accent5"/>
          </w:rPr>
          <w:t>https://aws.amazon.com/blogs/security/how-to-secure-your-amazon-workspaces-for-external-users/</w:t>
        </w:r>
      </w:hyperlink>
    </w:p>
    <w:p w14:paraId="7E601362" w14:textId="77777777" w:rsidR="00345B10" w:rsidRDefault="00835AF9" w:rsidP="00345B10">
      <w:pPr>
        <w:pStyle w:val="CommentText"/>
      </w:pPr>
      <w:hyperlink r:id="rId13" w:history="1">
        <w:r w:rsidR="00345B10" w:rsidRPr="00FF27A8">
          <w:rPr>
            <w:rStyle w:val="Hyperlink"/>
          </w:rPr>
          <w:t>https://aws.amazon.com/blogs/security/how-to-deploy-public-acm-certificates-across-multiple-aws-accounts-and-regions-using-aws-cloudformation-stacksets/</w:t>
        </w:r>
      </w:hyperlink>
    </w:p>
  </w:comment>
  <w:comment w:id="238" w:author="Jayne, Darcy" w:date="2021-02-02T10:27:00Z" w:initials="JD">
    <w:p w14:paraId="02C64481" w14:textId="3369167F" w:rsidR="00770279" w:rsidRDefault="00770279">
      <w:pPr>
        <w:pStyle w:val="CommentText"/>
        <w:rPr>
          <w:color w:val="1F497D"/>
        </w:rPr>
      </w:pPr>
      <w:r>
        <w:rPr>
          <w:rStyle w:val="CommentReference"/>
        </w:rPr>
        <w:annotationRef/>
      </w:r>
      <w:r w:rsidRPr="00176B43">
        <w:rPr>
          <w:b/>
          <w:color w:val="1F497D"/>
        </w:rPr>
        <w:t>Procedures</w:t>
      </w:r>
      <w:r>
        <w:rPr>
          <w:color w:val="1F497D"/>
        </w:rPr>
        <w:t xml:space="preserve"> – Follow the </w:t>
      </w:r>
      <w:hyperlink r:id="rId14" w:history="1">
        <w:r w:rsidRPr="00AF2E84">
          <w:rPr>
            <w:rStyle w:val="Hyperlink"/>
          </w:rPr>
          <w:t>AWS Style Guide procedure guidelines</w:t>
        </w:r>
      </w:hyperlink>
      <w:r>
        <w:rPr>
          <w:color w:val="1F497D"/>
        </w:rPr>
        <w:t>. All procedures need to have clear headings, which usually are phrased, “To do the thing…” The steps within procedures should be formatted as numbered lists of 5 to 7 steps, if possible. Longer procedures should be broken out into shorter procedures, where possible.</w:t>
      </w:r>
    </w:p>
    <w:p w14:paraId="6190E61E" w14:textId="0ED900E4" w:rsidR="00770279" w:rsidRDefault="00770279">
      <w:pPr>
        <w:pStyle w:val="CommentText"/>
        <w:rPr>
          <w:color w:val="1F497D"/>
        </w:rPr>
      </w:pPr>
    </w:p>
    <w:p w14:paraId="06C40AA0" w14:textId="77777777" w:rsidR="00770279" w:rsidRDefault="00770279" w:rsidP="00770279">
      <w:pPr>
        <w:rPr>
          <w:rFonts w:asciiTheme="majorHAnsi" w:hAnsiTheme="majorHAnsi" w:cstheme="majorHAnsi"/>
          <w:sz w:val="20"/>
          <w:szCs w:val="20"/>
        </w:rPr>
      </w:pPr>
      <w:r w:rsidRPr="00155338">
        <w:rPr>
          <w:rFonts w:asciiTheme="majorHAnsi" w:hAnsiTheme="majorHAnsi" w:cstheme="majorHAnsi"/>
          <w:sz w:val="20"/>
          <w:szCs w:val="20"/>
        </w:rPr>
        <w:t>Generally, a procedure should look like:</w:t>
      </w:r>
      <w:r w:rsidRPr="00155338">
        <w:rPr>
          <w:rFonts w:asciiTheme="majorHAnsi" w:hAnsiTheme="majorHAnsi" w:cstheme="majorHAnsi"/>
          <w:sz w:val="20"/>
          <w:szCs w:val="20"/>
        </w:rPr>
        <w:br/>
      </w:r>
      <w:r w:rsidRPr="00162535">
        <w:rPr>
          <w:rFonts w:asciiTheme="majorHAnsi" w:hAnsiTheme="majorHAnsi" w:cstheme="majorHAnsi"/>
          <w:b/>
          <w:sz w:val="20"/>
          <w:szCs w:val="20"/>
        </w:rPr>
        <w:t>Section heading</w:t>
      </w:r>
      <w:r w:rsidRPr="00155338">
        <w:rPr>
          <w:rFonts w:asciiTheme="majorHAnsi" w:hAnsiTheme="majorHAnsi" w:cstheme="majorHAnsi"/>
          <w:sz w:val="20"/>
          <w:szCs w:val="20"/>
        </w:rPr>
        <w:t>: Do the thing (</w:t>
      </w:r>
      <w:r w:rsidRPr="00162535">
        <w:rPr>
          <w:rFonts w:asciiTheme="majorHAnsi" w:hAnsiTheme="majorHAnsi" w:cstheme="majorHAnsi"/>
          <w:i/>
          <w:sz w:val="20"/>
          <w:szCs w:val="20"/>
        </w:rPr>
        <w:t>Feed a unicorn</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Intro</w:t>
      </w:r>
      <w:r w:rsidRPr="00155338">
        <w:rPr>
          <w:rFonts w:asciiTheme="majorHAnsi" w:hAnsiTheme="majorHAnsi" w:cstheme="majorHAnsi"/>
          <w:sz w:val="20"/>
          <w:szCs w:val="20"/>
        </w:rPr>
        <w:t>: Description of what will be done, or what will be accomplished by doing the thing. (</w:t>
      </w:r>
      <w:r w:rsidRPr="00162535">
        <w:rPr>
          <w:rFonts w:asciiTheme="majorHAnsi" w:hAnsiTheme="majorHAnsi" w:cstheme="majorHAnsi"/>
          <w:i/>
          <w:sz w:val="20"/>
          <w:szCs w:val="20"/>
        </w:rPr>
        <w:t>All unicorns need feeding. To guarantee the best rainbows, you’ll want to source and provide the highest quality, organic, rainbow ingredients</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Heading</w:t>
      </w:r>
      <w:r w:rsidRPr="00155338">
        <w:rPr>
          <w:rFonts w:asciiTheme="majorHAnsi" w:hAnsiTheme="majorHAnsi" w:cstheme="majorHAnsi"/>
          <w:sz w:val="20"/>
          <w:szCs w:val="20"/>
        </w:rPr>
        <w:t>: To do the thing (</w:t>
      </w:r>
      <w:r w:rsidRPr="00162535">
        <w:rPr>
          <w:rFonts w:asciiTheme="majorHAnsi" w:hAnsiTheme="majorHAnsi" w:cstheme="majorHAnsi"/>
          <w:i/>
          <w:sz w:val="20"/>
          <w:szCs w:val="20"/>
        </w:rPr>
        <w:t>To feed a unicorn</w:t>
      </w:r>
      <w:r w:rsidRPr="00155338">
        <w:rPr>
          <w:rFonts w:asciiTheme="majorHAnsi" w:hAnsiTheme="majorHAnsi" w:cstheme="majorHAnsi"/>
          <w:sz w:val="20"/>
          <w:szCs w:val="20"/>
        </w:rPr>
        <w:t>)</w:t>
      </w:r>
      <w:r w:rsidRPr="00155338">
        <w:rPr>
          <w:rFonts w:asciiTheme="majorHAnsi" w:hAnsiTheme="majorHAnsi" w:cstheme="majorHAnsi"/>
          <w:sz w:val="20"/>
          <w:szCs w:val="20"/>
        </w:rPr>
        <w:br/>
      </w:r>
      <w:r w:rsidRPr="00162535">
        <w:rPr>
          <w:rFonts w:asciiTheme="majorHAnsi" w:hAnsiTheme="majorHAnsi" w:cstheme="majorHAnsi"/>
          <w:b/>
          <w:sz w:val="20"/>
          <w:szCs w:val="20"/>
        </w:rPr>
        <w:t>Steps</w:t>
      </w:r>
      <w:r w:rsidRPr="00155338">
        <w:rPr>
          <w:rFonts w:asciiTheme="majorHAnsi" w:hAnsiTheme="majorHAnsi" w:cstheme="majorHAnsi"/>
          <w:sz w:val="20"/>
          <w:szCs w:val="20"/>
        </w:rPr>
        <w:t>: Steps to do the thing.</w:t>
      </w:r>
      <w:r>
        <w:rPr>
          <w:rFonts w:asciiTheme="majorHAnsi" w:hAnsiTheme="majorHAnsi" w:cstheme="majorHAnsi"/>
          <w:sz w:val="20"/>
          <w:szCs w:val="20"/>
        </w:rPr>
        <w:t xml:space="preserve"> If there’s more than one step, number them.</w:t>
      </w:r>
    </w:p>
    <w:p w14:paraId="29D84929" w14:textId="77777777" w:rsidR="00770279" w:rsidRDefault="00770279" w:rsidP="00770279">
      <w:r>
        <w:t>Recent with good examples of procedures:</w:t>
      </w:r>
    </w:p>
    <w:p w14:paraId="697B63BD" w14:textId="77777777" w:rsidR="00770279" w:rsidRDefault="00835AF9" w:rsidP="00770279">
      <w:hyperlink r:id="rId15" w:history="1">
        <w:r w:rsidR="00770279" w:rsidRPr="00FF27A8">
          <w:rPr>
            <w:rStyle w:val="Hyperlink"/>
          </w:rPr>
          <w:t>https://aws.amazon.com/blogs/security/signing-executables-with-hsm-backed-certificates-using-multiple-windows-instances/</w:t>
        </w:r>
      </w:hyperlink>
    </w:p>
    <w:p w14:paraId="3DAE2C31" w14:textId="77777777" w:rsidR="00770279" w:rsidRPr="00080230" w:rsidRDefault="00835AF9" w:rsidP="00770279">
      <w:pPr>
        <w:rPr>
          <w:rStyle w:val="Hyperlink"/>
          <w:color w:val="4BACC6" w:themeColor="accent5"/>
        </w:rPr>
      </w:pPr>
      <w:hyperlink r:id="rId16" w:history="1">
        <w:r w:rsidR="00770279" w:rsidRPr="00080230">
          <w:rPr>
            <w:rStyle w:val="Hyperlink"/>
            <w:color w:val="4BACC6" w:themeColor="accent5"/>
          </w:rPr>
          <w:t>https://aws.amazon.com/blogs/security/how-to-secure-your-amazon-workspaces-for-external-users/</w:t>
        </w:r>
      </w:hyperlink>
    </w:p>
    <w:p w14:paraId="3603E533" w14:textId="5DE2282B" w:rsidR="00770279" w:rsidRDefault="00835AF9" w:rsidP="00770279">
      <w:pPr>
        <w:pStyle w:val="CommentText"/>
      </w:pPr>
      <w:hyperlink r:id="rId17" w:history="1">
        <w:r w:rsidR="00770279" w:rsidRPr="00FF27A8">
          <w:rPr>
            <w:rStyle w:val="Hyperlink"/>
          </w:rPr>
          <w:t>https://aws.amazon.com/blogs/security/how-to-deploy-public-acm-certificates-across-multiple-aws-accounts-and-regions-using-aws-cloudformation-stacksets/</w:t>
        </w:r>
      </w:hyperlink>
    </w:p>
  </w:comment>
  <w:comment w:id="294" w:author="Microsoft Office User" w:date="2021-01-29T11:22:00Z" w:initials="MOU">
    <w:p w14:paraId="13AA5EFB" w14:textId="2670EAD9" w:rsidR="00214FA5" w:rsidRDefault="00214FA5">
      <w:pPr>
        <w:pStyle w:val="CommentText"/>
      </w:pPr>
      <w:r>
        <w:rPr>
          <w:rStyle w:val="CommentReference"/>
        </w:rPr>
        <w:annotationRef/>
      </w:r>
      <w:r w:rsidRPr="00214FA5">
        <w:t xml:space="preserve">This screenshot will be updated prior to the launch with the </w:t>
      </w:r>
      <w:proofErr w:type="gramStart"/>
      <w:r w:rsidRPr="00214FA5">
        <w:t>drop down</w:t>
      </w:r>
      <w:proofErr w:type="gramEnd"/>
      <w:r w:rsidRPr="00214FA5">
        <w:t xml:space="preserve"> list aligned correctly.</w:t>
      </w:r>
    </w:p>
  </w:comment>
  <w:comment w:id="350" w:author="Jayne, Darcy" w:date="2021-02-02T10:28:00Z" w:initials="JD">
    <w:p w14:paraId="482BE7B1" w14:textId="4F66672B" w:rsidR="00770279" w:rsidRDefault="00770279">
      <w:pPr>
        <w:pStyle w:val="CommentText"/>
      </w:pPr>
      <w:r>
        <w:rPr>
          <w:rStyle w:val="CommentReference"/>
        </w:rPr>
        <w:annotationRef/>
      </w:r>
      <w:r>
        <w:t>This should also be written as a procedure.</w:t>
      </w:r>
    </w:p>
  </w:comment>
  <w:comment w:id="381" w:author="Jayne, Darcy" w:date="2021-02-02T10:28:00Z" w:initials="JD">
    <w:p w14:paraId="2690B0EB" w14:textId="083A3F0A" w:rsidR="00770279" w:rsidRDefault="00770279">
      <w:pPr>
        <w:pStyle w:val="CommentText"/>
      </w:pPr>
      <w:r>
        <w:rPr>
          <w:rStyle w:val="CommentReference"/>
        </w:rPr>
        <w:annotationRef/>
      </w:r>
      <w:r>
        <w:t>Another procedure.</w:t>
      </w:r>
    </w:p>
  </w:comment>
  <w:comment w:id="422" w:author="Jayne, Darcy" w:date="2021-02-02T10:29:00Z" w:initials="JD">
    <w:p w14:paraId="3D911390" w14:textId="13BDB1AE" w:rsidR="00770279" w:rsidRDefault="00770279">
      <w:pPr>
        <w:pStyle w:val="CommentText"/>
      </w:pPr>
      <w:r>
        <w:rPr>
          <w:rStyle w:val="CommentReference"/>
        </w:rPr>
        <w:annotationRef/>
      </w:r>
      <w:r>
        <w:t>Another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86B910" w15:done="0"/>
  <w15:commentEx w15:paraId="235B5413" w15:done="0"/>
  <w15:commentEx w15:paraId="1D1F0D70" w15:done="0"/>
  <w15:commentEx w15:paraId="7C5A7EE7" w15:done="0"/>
  <w15:commentEx w15:paraId="55C2FF8D" w15:done="0"/>
  <w15:commentEx w15:paraId="6AA39333" w15:done="0"/>
  <w15:commentEx w15:paraId="7E601362" w15:done="0"/>
  <w15:commentEx w15:paraId="3603E533" w15:done="0"/>
  <w15:commentEx w15:paraId="13AA5EFB" w15:done="0"/>
  <w15:commentEx w15:paraId="482BE7B1" w15:done="0"/>
  <w15:commentEx w15:paraId="2690B0EB" w15:done="0"/>
  <w15:commentEx w15:paraId="3D9113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E6E85" w16cex:dateUtc="2021-01-29T1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86B910" w16cid:durableId="23C4F1B8"/>
  <w16cid:commentId w16cid:paraId="235B5413" w16cid:durableId="23C4F1B9"/>
  <w16cid:commentId w16cid:paraId="1D1F0D70" w16cid:durableId="23C4F1BA"/>
  <w16cid:commentId w16cid:paraId="7C5A7EE7" w16cid:durableId="23C4F1BB"/>
  <w16cid:commentId w16cid:paraId="55C2FF8D" w16cid:durableId="23C4F1BC"/>
  <w16cid:commentId w16cid:paraId="6AA39333" w16cid:durableId="23C4F1BD"/>
  <w16cid:commentId w16cid:paraId="7E601362" w16cid:durableId="23C55C60"/>
  <w16cid:commentId w16cid:paraId="3603E533" w16cid:durableId="23C4F1BE"/>
  <w16cid:commentId w16cid:paraId="13AA5EFB" w16cid:durableId="23BE6E85"/>
  <w16cid:commentId w16cid:paraId="482BE7B1" w16cid:durableId="23C4F1C0"/>
  <w16cid:commentId w16cid:paraId="2690B0EB" w16cid:durableId="23C4F1C1"/>
  <w16cid:commentId w16cid:paraId="3D911390" w16cid:durableId="23C4F1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87925"/>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241EA"/>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F479C"/>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F59B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A7CBA"/>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561BB"/>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A3653A"/>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A566F"/>
    <w:multiLevelType w:val="hybridMultilevel"/>
    <w:tmpl w:val="76C6E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3C3768"/>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3961C5"/>
    <w:multiLevelType w:val="hybridMultilevel"/>
    <w:tmpl w:val="AD8E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A923CC8"/>
    <w:multiLevelType w:val="hybridMultilevel"/>
    <w:tmpl w:val="004E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62B1B"/>
    <w:multiLevelType w:val="hybridMultilevel"/>
    <w:tmpl w:val="E004BE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4010A03"/>
    <w:multiLevelType w:val="hybridMultilevel"/>
    <w:tmpl w:val="9F9A60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1F22FE"/>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1C240E"/>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
  </w:num>
  <w:num w:numId="4">
    <w:abstractNumId w:val="7"/>
  </w:num>
  <w:num w:numId="5">
    <w:abstractNumId w:val="3"/>
  </w:num>
  <w:num w:numId="6">
    <w:abstractNumId w:val="14"/>
  </w:num>
  <w:num w:numId="7">
    <w:abstractNumId w:val="2"/>
  </w:num>
  <w:num w:numId="8">
    <w:abstractNumId w:val="0"/>
  </w:num>
  <w:num w:numId="9">
    <w:abstractNumId w:val="5"/>
  </w:num>
  <w:num w:numId="10">
    <w:abstractNumId w:val="4"/>
  </w:num>
  <w:num w:numId="11">
    <w:abstractNumId w:val="10"/>
  </w:num>
  <w:num w:numId="12">
    <w:abstractNumId w:val="6"/>
  </w:num>
  <w:num w:numId="13">
    <w:abstractNumId w:val="9"/>
  </w:num>
  <w:num w:numId="14">
    <w:abstractNumId w:val="12"/>
  </w:num>
  <w:num w:numId="15">
    <w:abstractNumId w:val="13"/>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yne, Darcy">
    <w15:presenceInfo w15:providerId="AD" w15:userId="S-1-5-21-1407069837-2091007605-538272213-35279736"/>
  </w15:person>
  <w15:person w15:author="Fatima A">
    <w15:presenceInfo w15:providerId="None" w15:userId="Fatima A"/>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FAC"/>
    <w:rsid w:val="000107D2"/>
    <w:rsid w:val="000209B9"/>
    <w:rsid w:val="000252F5"/>
    <w:rsid w:val="00036898"/>
    <w:rsid w:val="00057A34"/>
    <w:rsid w:val="00062A77"/>
    <w:rsid w:val="00066A9A"/>
    <w:rsid w:val="00083C7E"/>
    <w:rsid w:val="00086BF2"/>
    <w:rsid w:val="00091BAB"/>
    <w:rsid w:val="000A0476"/>
    <w:rsid w:val="000A35A0"/>
    <w:rsid w:val="000A43C1"/>
    <w:rsid w:val="000A4705"/>
    <w:rsid w:val="000B01F7"/>
    <w:rsid w:val="000B4FC6"/>
    <w:rsid w:val="000C036A"/>
    <w:rsid w:val="000C1394"/>
    <w:rsid w:val="000C1CD0"/>
    <w:rsid w:val="000C5586"/>
    <w:rsid w:val="000C5892"/>
    <w:rsid w:val="000D4D32"/>
    <w:rsid w:val="000E33F3"/>
    <w:rsid w:val="000E4CC0"/>
    <w:rsid w:val="000E5967"/>
    <w:rsid w:val="000F2C33"/>
    <w:rsid w:val="000F56F4"/>
    <w:rsid w:val="00103902"/>
    <w:rsid w:val="001068A6"/>
    <w:rsid w:val="0010728F"/>
    <w:rsid w:val="001074F8"/>
    <w:rsid w:val="0011127A"/>
    <w:rsid w:val="00114F73"/>
    <w:rsid w:val="001235B8"/>
    <w:rsid w:val="001313EE"/>
    <w:rsid w:val="00133288"/>
    <w:rsid w:val="0014178A"/>
    <w:rsid w:val="00142868"/>
    <w:rsid w:val="001539AC"/>
    <w:rsid w:val="00170643"/>
    <w:rsid w:val="001728D8"/>
    <w:rsid w:val="00176589"/>
    <w:rsid w:val="0018006B"/>
    <w:rsid w:val="001B5D6B"/>
    <w:rsid w:val="001B6739"/>
    <w:rsid w:val="001C26E8"/>
    <w:rsid w:val="001C70ED"/>
    <w:rsid w:val="001C7BB1"/>
    <w:rsid w:val="001D16CA"/>
    <w:rsid w:val="001D4131"/>
    <w:rsid w:val="001D4D83"/>
    <w:rsid w:val="001E2223"/>
    <w:rsid w:val="001E7D08"/>
    <w:rsid w:val="001F348D"/>
    <w:rsid w:val="002028F3"/>
    <w:rsid w:val="00205100"/>
    <w:rsid w:val="00212686"/>
    <w:rsid w:val="00214261"/>
    <w:rsid w:val="00214E6B"/>
    <w:rsid w:val="00214FA5"/>
    <w:rsid w:val="002155D5"/>
    <w:rsid w:val="00221090"/>
    <w:rsid w:val="00221432"/>
    <w:rsid w:val="002223DF"/>
    <w:rsid w:val="00222A2C"/>
    <w:rsid w:val="00234DA6"/>
    <w:rsid w:val="00240845"/>
    <w:rsid w:val="002474BE"/>
    <w:rsid w:val="00247D79"/>
    <w:rsid w:val="00264F8D"/>
    <w:rsid w:val="0027020B"/>
    <w:rsid w:val="00270AF5"/>
    <w:rsid w:val="002A11F8"/>
    <w:rsid w:val="002D2FD8"/>
    <w:rsid w:val="002D6C29"/>
    <w:rsid w:val="002D7811"/>
    <w:rsid w:val="002E19BD"/>
    <w:rsid w:val="002E57D4"/>
    <w:rsid w:val="002F2E9B"/>
    <w:rsid w:val="002F4979"/>
    <w:rsid w:val="002F5496"/>
    <w:rsid w:val="00300F98"/>
    <w:rsid w:val="00306675"/>
    <w:rsid w:val="00306FAC"/>
    <w:rsid w:val="003113DD"/>
    <w:rsid w:val="0033009B"/>
    <w:rsid w:val="00330AE9"/>
    <w:rsid w:val="003421ED"/>
    <w:rsid w:val="00345B10"/>
    <w:rsid w:val="003464C9"/>
    <w:rsid w:val="00352EF3"/>
    <w:rsid w:val="00356BCC"/>
    <w:rsid w:val="00360A27"/>
    <w:rsid w:val="0036254A"/>
    <w:rsid w:val="00364600"/>
    <w:rsid w:val="0037751A"/>
    <w:rsid w:val="00377E5B"/>
    <w:rsid w:val="00387F93"/>
    <w:rsid w:val="00397715"/>
    <w:rsid w:val="003977C6"/>
    <w:rsid w:val="00397E52"/>
    <w:rsid w:val="003B438B"/>
    <w:rsid w:val="003B6B47"/>
    <w:rsid w:val="003C1694"/>
    <w:rsid w:val="003C5821"/>
    <w:rsid w:val="003D128D"/>
    <w:rsid w:val="003D4211"/>
    <w:rsid w:val="003D7395"/>
    <w:rsid w:val="003E0563"/>
    <w:rsid w:val="003E290A"/>
    <w:rsid w:val="003F535F"/>
    <w:rsid w:val="003F5FAA"/>
    <w:rsid w:val="00401B7B"/>
    <w:rsid w:val="0041763A"/>
    <w:rsid w:val="004211B1"/>
    <w:rsid w:val="0042260B"/>
    <w:rsid w:val="004226F1"/>
    <w:rsid w:val="00431375"/>
    <w:rsid w:val="0043255A"/>
    <w:rsid w:val="0044002A"/>
    <w:rsid w:val="004464BE"/>
    <w:rsid w:val="0047222E"/>
    <w:rsid w:val="00474661"/>
    <w:rsid w:val="004754D9"/>
    <w:rsid w:val="00492A42"/>
    <w:rsid w:val="004975C6"/>
    <w:rsid w:val="004B4F62"/>
    <w:rsid w:val="004C0C57"/>
    <w:rsid w:val="004C77CC"/>
    <w:rsid w:val="004D1194"/>
    <w:rsid w:val="004E0C92"/>
    <w:rsid w:val="004F1FF8"/>
    <w:rsid w:val="004F5A7D"/>
    <w:rsid w:val="00504FF1"/>
    <w:rsid w:val="00515CD3"/>
    <w:rsid w:val="005246C3"/>
    <w:rsid w:val="005303BF"/>
    <w:rsid w:val="00535606"/>
    <w:rsid w:val="00547056"/>
    <w:rsid w:val="005478FE"/>
    <w:rsid w:val="0056082D"/>
    <w:rsid w:val="00562508"/>
    <w:rsid w:val="00562D31"/>
    <w:rsid w:val="00566E19"/>
    <w:rsid w:val="00570ADE"/>
    <w:rsid w:val="00572F7D"/>
    <w:rsid w:val="005733D5"/>
    <w:rsid w:val="005805FF"/>
    <w:rsid w:val="00584FCC"/>
    <w:rsid w:val="00585ECE"/>
    <w:rsid w:val="005948D8"/>
    <w:rsid w:val="005A12E7"/>
    <w:rsid w:val="005A7C96"/>
    <w:rsid w:val="005C5338"/>
    <w:rsid w:val="005C6037"/>
    <w:rsid w:val="005D4160"/>
    <w:rsid w:val="005D53F3"/>
    <w:rsid w:val="005D5B57"/>
    <w:rsid w:val="005E491B"/>
    <w:rsid w:val="006075CD"/>
    <w:rsid w:val="00612BF1"/>
    <w:rsid w:val="00621557"/>
    <w:rsid w:val="00641D77"/>
    <w:rsid w:val="006475EE"/>
    <w:rsid w:val="00670796"/>
    <w:rsid w:val="00673AF1"/>
    <w:rsid w:val="00675B96"/>
    <w:rsid w:val="00680D9D"/>
    <w:rsid w:val="00694779"/>
    <w:rsid w:val="00694EE2"/>
    <w:rsid w:val="006A5C76"/>
    <w:rsid w:val="006A5CDC"/>
    <w:rsid w:val="006B0A2A"/>
    <w:rsid w:val="006B4C2D"/>
    <w:rsid w:val="006B69B5"/>
    <w:rsid w:val="006C49CC"/>
    <w:rsid w:val="006D18F6"/>
    <w:rsid w:val="006D381D"/>
    <w:rsid w:val="0070247B"/>
    <w:rsid w:val="00704C4B"/>
    <w:rsid w:val="0070619D"/>
    <w:rsid w:val="0070789B"/>
    <w:rsid w:val="00713B88"/>
    <w:rsid w:val="00713C18"/>
    <w:rsid w:val="007146E0"/>
    <w:rsid w:val="0072702C"/>
    <w:rsid w:val="007270D7"/>
    <w:rsid w:val="00730319"/>
    <w:rsid w:val="0073156B"/>
    <w:rsid w:val="007359D1"/>
    <w:rsid w:val="0073680B"/>
    <w:rsid w:val="0074135B"/>
    <w:rsid w:val="00757DFB"/>
    <w:rsid w:val="00762090"/>
    <w:rsid w:val="00765D4B"/>
    <w:rsid w:val="00766856"/>
    <w:rsid w:val="00770279"/>
    <w:rsid w:val="007715F1"/>
    <w:rsid w:val="007728CB"/>
    <w:rsid w:val="0077570C"/>
    <w:rsid w:val="00775ED9"/>
    <w:rsid w:val="007764FF"/>
    <w:rsid w:val="00777150"/>
    <w:rsid w:val="00790D2C"/>
    <w:rsid w:val="007912F9"/>
    <w:rsid w:val="007A02C8"/>
    <w:rsid w:val="007A13F9"/>
    <w:rsid w:val="007C3A47"/>
    <w:rsid w:val="007C4023"/>
    <w:rsid w:val="007D2F71"/>
    <w:rsid w:val="007D59EA"/>
    <w:rsid w:val="007E0D1E"/>
    <w:rsid w:val="007F1399"/>
    <w:rsid w:val="007F32C6"/>
    <w:rsid w:val="007F4A32"/>
    <w:rsid w:val="00801117"/>
    <w:rsid w:val="00803562"/>
    <w:rsid w:val="008051AE"/>
    <w:rsid w:val="00813DB1"/>
    <w:rsid w:val="00813FEA"/>
    <w:rsid w:val="008203E1"/>
    <w:rsid w:val="008279CC"/>
    <w:rsid w:val="00832456"/>
    <w:rsid w:val="00835AF9"/>
    <w:rsid w:val="00843C9D"/>
    <w:rsid w:val="008450D4"/>
    <w:rsid w:val="008467A2"/>
    <w:rsid w:val="00854DEE"/>
    <w:rsid w:val="00875157"/>
    <w:rsid w:val="00876267"/>
    <w:rsid w:val="008818CC"/>
    <w:rsid w:val="0088496B"/>
    <w:rsid w:val="00886FAC"/>
    <w:rsid w:val="00887F0A"/>
    <w:rsid w:val="008908CA"/>
    <w:rsid w:val="0089578A"/>
    <w:rsid w:val="008A1026"/>
    <w:rsid w:val="008B47AD"/>
    <w:rsid w:val="008B724B"/>
    <w:rsid w:val="008C368A"/>
    <w:rsid w:val="008C64BD"/>
    <w:rsid w:val="008C7AE5"/>
    <w:rsid w:val="008D6269"/>
    <w:rsid w:val="008E6889"/>
    <w:rsid w:val="008F5CBF"/>
    <w:rsid w:val="00900080"/>
    <w:rsid w:val="0090112D"/>
    <w:rsid w:val="0090329B"/>
    <w:rsid w:val="00926F14"/>
    <w:rsid w:val="00932661"/>
    <w:rsid w:val="009400C4"/>
    <w:rsid w:val="00940C76"/>
    <w:rsid w:val="009421CF"/>
    <w:rsid w:val="0094272A"/>
    <w:rsid w:val="00953337"/>
    <w:rsid w:val="00957F82"/>
    <w:rsid w:val="009613D1"/>
    <w:rsid w:val="0097231A"/>
    <w:rsid w:val="00975CB2"/>
    <w:rsid w:val="009905CA"/>
    <w:rsid w:val="00992AB9"/>
    <w:rsid w:val="00994132"/>
    <w:rsid w:val="009A0C4E"/>
    <w:rsid w:val="009A2183"/>
    <w:rsid w:val="009A4286"/>
    <w:rsid w:val="009B1F51"/>
    <w:rsid w:val="009C0C49"/>
    <w:rsid w:val="009C1C13"/>
    <w:rsid w:val="009C35CE"/>
    <w:rsid w:val="009D0E71"/>
    <w:rsid w:val="009D1115"/>
    <w:rsid w:val="009D1265"/>
    <w:rsid w:val="009D4057"/>
    <w:rsid w:val="009E16A8"/>
    <w:rsid w:val="009E5EC0"/>
    <w:rsid w:val="009F0D98"/>
    <w:rsid w:val="009F4A25"/>
    <w:rsid w:val="00A00263"/>
    <w:rsid w:val="00A05028"/>
    <w:rsid w:val="00A1099B"/>
    <w:rsid w:val="00A24469"/>
    <w:rsid w:val="00A331AF"/>
    <w:rsid w:val="00A43FF5"/>
    <w:rsid w:val="00A60491"/>
    <w:rsid w:val="00A637A9"/>
    <w:rsid w:val="00A64A32"/>
    <w:rsid w:val="00A700B7"/>
    <w:rsid w:val="00A70DC2"/>
    <w:rsid w:val="00A80DEE"/>
    <w:rsid w:val="00A820DB"/>
    <w:rsid w:val="00A8741E"/>
    <w:rsid w:val="00A9385E"/>
    <w:rsid w:val="00AA0274"/>
    <w:rsid w:val="00AA1153"/>
    <w:rsid w:val="00AA1564"/>
    <w:rsid w:val="00AA3326"/>
    <w:rsid w:val="00AB065E"/>
    <w:rsid w:val="00AB5EEB"/>
    <w:rsid w:val="00AC5C71"/>
    <w:rsid w:val="00AC7BDF"/>
    <w:rsid w:val="00AD38C5"/>
    <w:rsid w:val="00AD5D2B"/>
    <w:rsid w:val="00AE349C"/>
    <w:rsid w:val="00AE4A48"/>
    <w:rsid w:val="00AF0C9D"/>
    <w:rsid w:val="00AF1854"/>
    <w:rsid w:val="00AF46D0"/>
    <w:rsid w:val="00AF556A"/>
    <w:rsid w:val="00B11B4D"/>
    <w:rsid w:val="00B12E9B"/>
    <w:rsid w:val="00B14E2D"/>
    <w:rsid w:val="00B21B48"/>
    <w:rsid w:val="00B26C73"/>
    <w:rsid w:val="00B333ED"/>
    <w:rsid w:val="00B3478B"/>
    <w:rsid w:val="00B42E39"/>
    <w:rsid w:val="00B54E9D"/>
    <w:rsid w:val="00B57862"/>
    <w:rsid w:val="00B57C7B"/>
    <w:rsid w:val="00B66ED6"/>
    <w:rsid w:val="00B711BE"/>
    <w:rsid w:val="00B931E9"/>
    <w:rsid w:val="00BA2E82"/>
    <w:rsid w:val="00BA7ED9"/>
    <w:rsid w:val="00BB23EE"/>
    <w:rsid w:val="00BB738D"/>
    <w:rsid w:val="00BC4ACD"/>
    <w:rsid w:val="00BC5B73"/>
    <w:rsid w:val="00BC5FA5"/>
    <w:rsid w:val="00BD1872"/>
    <w:rsid w:val="00BD1BC3"/>
    <w:rsid w:val="00BE6A5C"/>
    <w:rsid w:val="00BE6F7C"/>
    <w:rsid w:val="00BE709D"/>
    <w:rsid w:val="00BF03A5"/>
    <w:rsid w:val="00BF52A1"/>
    <w:rsid w:val="00C0374C"/>
    <w:rsid w:val="00C06F74"/>
    <w:rsid w:val="00C17C4B"/>
    <w:rsid w:val="00C17E0B"/>
    <w:rsid w:val="00C22B70"/>
    <w:rsid w:val="00C32C32"/>
    <w:rsid w:val="00C37E14"/>
    <w:rsid w:val="00C53609"/>
    <w:rsid w:val="00C71212"/>
    <w:rsid w:val="00C90B4B"/>
    <w:rsid w:val="00C93833"/>
    <w:rsid w:val="00CA3F5B"/>
    <w:rsid w:val="00CA528A"/>
    <w:rsid w:val="00CC0F87"/>
    <w:rsid w:val="00CC3664"/>
    <w:rsid w:val="00CE4C6E"/>
    <w:rsid w:val="00CE5E51"/>
    <w:rsid w:val="00CE6A0F"/>
    <w:rsid w:val="00CE6ACC"/>
    <w:rsid w:val="00CF51CD"/>
    <w:rsid w:val="00CF62E1"/>
    <w:rsid w:val="00D0063E"/>
    <w:rsid w:val="00D04C65"/>
    <w:rsid w:val="00D05FBC"/>
    <w:rsid w:val="00D1168F"/>
    <w:rsid w:val="00D11839"/>
    <w:rsid w:val="00D12827"/>
    <w:rsid w:val="00D31A0D"/>
    <w:rsid w:val="00D3351E"/>
    <w:rsid w:val="00D45C21"/>
    <w:rsid w:val="00D45DF5"/>
    <w:rsid w:val="00D50614"/>
    <w:rsid w:val="00D548E7"/>
    <w:rsid w:val="00D70DA5"/>
    <w:rsid w:val="00D80E4B"/>
    <w:rsid w:val="00D83609"/>
    <w:rsid w:val="00D9774D"/>
    <w:rsid w:val="00DA1C9C"/>
    <w:rsid w:val="00DB52A6"/>
    <w:rsid w:val="00DC20CB"/>
    <w:rsid w:val="00DD2619"/>
    <w:rsid w:val="00DE4E70"/>
    <w:rsid w:val="00DF3D57"/>
    <w:rsid w:val="00E02D05"/>
    <w:rsid w:val="00E0345F"/>
    <w:rsid w:val="00E06025"/>
    <w:rsid w:val="00E0635D"/>
    <w:rsid w:val="00E0686A"/>
    <w:rsid w:val="00E148FC"/>
    <w:rsid w:val="00E16FBC"/>
    <w:rsid w:val="00E33125"/>
    <w:rsid w:val="00E357B5"/>
    <w:rsid w:val="00E43728"/>
    <w:rsid w:val="00E572F7"/>
    <w:rsid w:val="00E6360B"/>
    <w:rsid w:val="00E65C5F"/>
    <w:rsid w:val="00E66AC4"/>
    <w:rsid w:val="00E752DC"/>
    <w:rsid w:val="00E75346"/>
    <w:rsid w:val="00EA5D4D"/>
    <w:rsid w:val="00EB1930"/>
    <w:rsid w:val="00EB58AC"/>
    <w:rsid w:val="00EC7ADE"/>
    <w:rsid w:val="00ED1BAD"/>
    <w:rsid w:val="00ED604F"/>
    <w:rsid w:val="00ED65E4"/>
    <w:rsid w:val="00EE1640"/>
    <w:rsid w:val="00EF2844"/>
    <w:rsid w:val="00F01E7F"/>
    <w:rsid w:val="00F03F0E"/>
    <w:rsid w:val="00F11625"/>
    <w:rsid w:val="00F33D1C"/>
    <w:rsid w:val="00F3645E"/>
    <w:rsid w:val="00F36A76"/>
    <w:rsid w:val="00F43448"/>
    <w:rsid w:val="00F43602"/>
    <w:rsid w:val="00F65475"/>
    <w:rsid w:val="00F70A7A"/>
    <w:rsid w:val="00F73137"/>
    <w:rsid w:val="00F77960"/>
    <w:rsid w:val="00F77FFC"/>
    <w:rsid w:val="00F92E37"/>
    <w:rsid w:val="00F955F3"/>
    <w:rsid w:val="00FA6A27"/>
    <w:rsid w:val="00FB141E"/>
    <w:rsid w:val="00FC184A"/>
    <w:rsid w:val="00FC2366"/>
    <w:rsid w:val="00FD0476"/>
    <w:rsid w:val="00FD38BC"/>
    <w:rsid w:val="00FD557A"/>
    <w:rsid w:val="00FD7F3E"/>
    <w:rsid w:val="00FF5AC4"/>
    <w:rsid w:val="00FF6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8530C2"/>
  <w14:defaultImageDpi w14:val="300"/>
  <w15:docId w15:val="{BC2CF516-29D6-494E-B070-B1725A00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872"/>
    <w:rPr>
      <w:rFonts w:ascii="Times New Roman" w:eastAsia="Times New Roman" w:hAnsi="Times New Roman" w:cs="Times New Roman"/>
    </w:rPr>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 w:type="character" w:styleId="CommentReference">
    <w:name w:val="annotation reference"/>
    <w:basedOn w:val="DefaultParagraphFont"/>
    <w:uiPriority w:val="99"/>
    <w:semiHidden/>
    <w:unhideWhenUsed/>
    <w:rsid w:val="00214FA5"/>
    <w:rPr>
      <w:sz w:val="16"/>
      <w:szCs w:val="16"/>
    </w:rPr>
  </w:style>
  <w:style w:type="paragraph" w:styleId="CommentText">
    <w:name w:val="annotation text"/>
    <w:basedOn w:val="Normal"/>
    <w:link w:val="CommentTextChar"/>
    <w:uiPriority w:val="99"/>
    <w:unhideWhenUsed/>
    <w:rsid w:val="00214FA5"/>
    <w:rPr>
      <w:sz w:val="20"/>
      <w:szCs w:val="20"/>
    </w:rPr>
  </w:style>
  <w:style w:type="character" w:customStyle="1" w:styleId="CommentTextChar">
    <w:name w:val="Comment Text Char"/>
    <w:basedOn w:val="DefaultParagraphFont"/>
    <w:link w:val="CommentText"/>
    <w:uiPriority w:val="99"/>
    <w:rsid w:val="00214FA5"/>
    <w:rPr>
      <w:sz w:val="20"/>
      <w:szCs w:val="20"/>
    </w:rPr>
  </w:style>
  <w:style w:type="paragraph" w:styleId="CommentSubject">
    <w:name w:val="annotation subject"/>
    <w:basedOn w:val="CommentText"/>
    <w:next w:val="CommentText"/>
    <w:link w:val="CommentSubjectChar"/>
    <w:uiPriority w:val="99"/>
    <w:semiHidden/>
    <w:unhideWhenUsed/>
    <w:rsid w:val="00214FA5"/>
    <w:rPr>
      <w:b/>
      <w:bCs/>
    </w:rPr>
  </w:style>
  <w:style w:type="character" w:customStyle="1" w:styleId="CommentSubjectChar">
    <w:name w:val="Comment Subject Char"/>
    <w:basedOn w:val="CommentTextChar"/>
    <w:link w:val="CommentSubject"/>
    <w:uiPriority w:val="99"/>
    <w:semiHidden/>
    <w:rsid w:val="00214FA5"/>
    <w:rPr>
      <w:b/>
      <w:bCs/>
      <w:sz w:val="20"/>
      <w:szCs w:val="20"/>
    </w:rPr>
  </w:style>
  <w:style w:type="paragraph" w:styleId="BalloonText">
    <w:name w:val="Balloon Text"/>
    <w:basedOn w:val="Normal"/>
    <w:link w:val="BalloonTextChar"/>
    <w:uiPriority w:val="99"/>
    <w:semiHidden/>
    <w:unhideWhenUsed/>
    <w:rsid w:val="00EA5D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D4D"/>
    <w:rPr>
      <w:rFonts w:ascii="Segoe UI" w:hAnsi="Segoe UI" w:cs="Segoe UI"/>
      <w:sz w:val="18"/>
      <w:szCs w:val="18"/>
    </w:rPr>
  </w:style>
  <w:style w:type="character" w:styleId="UnresolvedMention">
    <w:name w:val="Unresolved Mention"/>
    <w:basedOn w:val="DefaultParagraphFont"/>
    <w:uiPriority w:val="99"/>
    <w:semiHidden/>
    <w:unhideWhenUsed/>
    <w:rsid w:val="00584FCC"/>
    <w:rPr>
      <w:color w:val="605E5C"/>
      <w:shd w:val="clear" w:color="auto" w:fill="E1DFDD"/>
    </w:rPr>
  </w:style>
  <w:style w:type="character" w:styleId="FollowedHyperlink">
    <w:name w:val="FollowedHyperlink"/>
    <w:basedOn w:val="DefaultParagraphFont"/>
    <w:uiPriority w:val="99"/>
    <w:semiHidden/>
    <w:unhideWhenUsed/>
    <w:rsid w:val="000A43C1"/>
    <w:rPr>
      <w:color w:val="800080" w:themeColor="followedHyperlink"/>
      <w:u w:val="single"/>
    </w:rPr>
  </w:style>
  <w:style w:type="paragraph" w:styleId="Revision">
    <w:name w:val="Revision"/>
    <w:hidden/>
    <w:uiPriority w:val="99"/>
    <w:semiHidden/>
    <w:rsid w:val="0013328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298736">
      <w:bodyDiv w:val="1"/>
      <w:marLeft w:val="0"/>
      <w:marRight w:val="0"/>
      <w:marTop w:val="0"/>
      <w:marBottom w:val="0"/>
      <w:divBdr>
        <w:top w:val="none" w:sz="0" w:space="0" w:color="auto"/>
        <w:left w:val="none" w:sz="0" w:space="0" w:color="auto"/>
        <w:bottom w:val="none" w:sz="0" w:space="0" w:color="auto"/>
        <w:right w:val="none" w:sz="0" w:space="0" w:color="auto"/>
      </w:divBdr>
    </w:div>
    <w:div w:id="12968358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8" Type="http://schemas.openxmlformats.org/officeDocument/2006/relationships/hyperlink" Target="https://w.amazon.com/bin/view/AWSDocs/editing/sentence-case-project/" TargetMode="External"/><Relationship Id="rId13" Type="http://schemas.openxmlformats.org/officeDocument/2006/relationships/hyperlink" Target="https://aws.amazon.com/blogs/security/how-to-deploy-public-acm-certificates-across-multiple-aws-accounts-and-regions-using-aws-cloudformation-stacksets/" TargetMode="External"/><Relationship Id="rId3" Type="http://schemas.openxmlformats.org/officeDocument/2006/relationships/hyperlink" Target="https://aws.amazon.com/well-architected-tool/" TargetMode="External"/><Relationship Id="rId7" Type="http://schemas.openxmlformats.org/officeDocument/2006/relationships/hyperlink" Target="https://w.amazon.com/bin/view/AWSDocs/editing/service-names/" TargetMode="External"/><Relationship Id="rId12" Type="http://schemas.openxmlformats.org/officeDocument/2006/relationships/hyperlink" Target="https://aws.amazon.com/blogs/security/how-to-secure-your-amazon-workspaces-for-external-users/" TargetMode="External"/><Relationship Id="rId17" Type="http://schemas.openxmlformats.org/officeDocument/2006/relationships/hyperlink" Target="https://aws.amazon.com/blogs/security/how-to-deploy-public-acm-certificates-across-multiple-aws-accounts-and-regions-using-aws-cloudformation-stacksets/" TargetMode="External"/><Relationship Id="rId2" Type="http://schemas.openxmlformats.org/officeDocument/2006/relationships/hyperlink" Target="https://d1.awsstatic.com/whitepapers/architecture/AWS-Security-Pillar.pdf" TargetMode="External"/><Relationship Id="rId16" Type="http://schemas.openxmlformats.org/officeDocument/2006/relationships/hyperlink" Target="https://aws.amazon.com/blogs/security/how-to-secure-your-amazon-workspaces-for-external-users/" TargetMode="External"/><Relationship Id="rId1" Type="http://schemas.openxmlformats.org/officeDocument/2006/relationships/hyperlink" Target="https://aws.amazon.com/architecture/well-architected/" TargetMode="External"/><Relationship Id="rId6" Type="http://schemas.openxmlformats.org/officeDocument/2006/relationships/hyperlink" Target="https://aws.amazon.com/blogs/security/deploy-dashboard-for-aws-waf-minimal-effort/" TargetMode="External"/><Relationship Id="rId11" Type="http://schemas.openxmlformats.org/officeDocument/2006/relationships/hyperlink" Target="https://aws.amazon.com/blogs/security/signing-executables-with-hsm-backed-certificates-using-multiple-windows-instances/" TargetMode="External"/><Relationship Id="rId5" Type="http://schemas.openxmlformats.org/officeDocument/2006/relationships/hyperlink" Target="https://aws.amazon.com/waf/?nc=bc&amp;pg=pr" TargetMode="External"/><Relationship Id="rId15" Type="http://schemas.openxmlformats.org/officeDocument/2006/relationships/hyperlink" Target="https://aws.amazon.com/blogs/security/signing-executables-with-hsm-backed-certificates-using-multiple-windows-instances/" TargetMode="External"/><Relationship Id="rId10" Type="http://schemas.openxmlformats.org/officeDocument/2006/relationships/hyperlink" Target="https://alpha-docs-aws.amazon.com/awsstyleguide/latest/styleguide/Process_Procedure.html" TargetMode="External"/><Relationship Id="rId4" Type="http://schemas.openxmlformats.org/officeDocument/2006/relationships/hyperlink" Target="https://aws.amazon.com/blogs/security/updates-to-security-pillar-aws-well-architected-framework/" TargetMode="External"/><Relationship Id="rId9" Type="http://schemas.openxmlformats.org/officeDocument/2006/relationships/hyperlink" Target="https://aws.amazon.com/blogs/security/deploy-dashboard-for-aws-waf-minimal-effort/" TargetMode="External"/><Relationship Id="rId14" Type="http://schemas.openxmlformats.org/officeDocument/2006/relationships/hyperlink" Target="https://alpha-docs-aws.amazon.com/awsstyleguide/latest/styleguide/Process_Procedure.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hyperlink" Target="https://docs.aws.amazon.com/secretsmanager/latest/userguide/enable-rotation-rds.html" TargetMode="External"/><Relationship Id="rId25" Type="http://schemas.openxmlformats.org/officeDocument/2006/relationships/hyperlink" Target="https://docs.aws.amazon.com/secretsmanager/latest/userguide/manage_update-secret.html"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forums.aws.amazon.com/forum.jspa?forumID=296" TargetMode="External"/><Relationship Id="rId8" Type="http://schemas.openxmlformats.org/officeDocument/2006/relationships/hyperlink" Target="https://docs.aws.amazon.com/AmazonRDS/latest/UserGuide/USER_ReadRepl.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ASM Blog MultiRegion</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ASM Blog MultiRegion</dc:title>
  <dc:subject>
  </dc:subject>
  <dc:creator>Fatima Ahmed</dc:creator>
  <cp:keywords>
  </cp:keywords>
  <dc:description>
  </dc:description>
  <cp:lastModifiedBy>Laura A Phillips</cp:lastModifiedBy>
  <cp:revision>2</cp:revision>
  <dcterms:created xsi:type="dcterms:W3CDTF">2021-02-17T20:27:00Z</dcterms:created>
  <dcterms:modified xsi:type="dcterms:W3CDTF">2021-02-17T20:27:00Z</dcterms:modified>
</cp:coreProperties>
</file>